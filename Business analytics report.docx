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8499A" w14:textId="77777777" w:rsidR="003877D4" w:rsidRDefault="003877D4">
      <w:pPr>
        <w:rPr>
          <w:rFonts w:ascii="Times New Roman" w:eastAsia="Times New Roman" w:hAnsi="Times New Roman" w:cs="Times New Roman"/>
          <w:sz w:val="24"/>
          <w:szCs w:val="24"/>
        </w:rPr>
      </w:pPr>
      <w:r>
        <w:rPr>
          <w:noProof/>
        </w:rPr>
        <w:drawing>
          <wp:anchor distT="0" distB="0" distL="114300" distR="114300" simplePos="0" relativeHeight="251658241" behindDoc="0" locked="0" layoutInCell="1" allowOverlap="1" wp14:anchorId="278BD9B2" wp14:editId="3B2B367D">
            <wp:simplePos x="0" y="0"/>
            <wp:positionH relativeFrom="margin">
              <wp:posOffset>-41563</wp:posOffset>
            </wp:positionH>
            <wp:positionV relativeFrom="margin">
              <wp:posOffset>340360</wp:posOffset>
            </wp:positionV>
            <wp:extent cx="3012440" cy="974374"/>
            <wp:effectExtent l="0" t="0" r="0" b="0"/>
            <wp:wrapSquare wrapText="bothSides"/>
            <wp:docPr id="1334959776" name="Рисунок 10" descr="Казахстанско-Британский технический университет | КБ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азахстанско-Британский технический университет | КБТУ"/>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2440" cy="974374"/>
                    </a:xfrm>
                    <a:prstGeom prst="rect">
                      <a:avLst/>
                    </a:prstGeom>
                    <a:noFill/>
                    <a:ln>
                      <a:noFill/>
                    </a:ln>
                  </pic:spPr>
                </pic:pic>
              </a:graphicData>
            </a:graphic>
            <wp14:sizeRelH relativeFrom="margin">
              <wp14:pctWidth>0</wp14:pctWidth>
            </wp14:sizeRelH>
          </wp:anchor>
        </w:drawing>
      </w:r>
      <w:r>
        <w:rPr>
          <w:noProof/>
        </w:rPr>
        <w:drawing>
          <wp:anchor distT="0" distB="0" distL="114300" distR="114300" simplePos="0" relativeHeight="251658240" behindDoc="0" locked="0" layoutInCell="1" allowOverlap="0" wp14:anchorId="03D6356D" wp14:editId="4BCC4C2C">
            <wp:simplePos x="0" y="0"/>
            <wp:positionH relativeFrom="margin">
              <wp:posOffset>3230245</wp:posOffset>
            </wp:positionH>
            <wp:positionV relativeFrom="margin">
              <wp:posOffset>286385</wp:posOffset>
            </wp:positionV>
            <wp:extent cx="2726669" cy="1081405"/>
            <wp:effectExtent l="0" t="0" r="0" b="0"/>
            <wp:wrapSquare wrapText="bothSides"/>
            <wp:docPr id="114859504" name="Рисунок 11" descr="ҚАШЫҚТЫҚТАН ОҚЫ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ҚАШЫҚТЫҚТАН ОҚЫТУ"/>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6669" cy="1081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2C618C" w14:textId="77777777" w:rsidR="003877D4" w:rsidRDefault="003877D4"/>
    <w:p w14:paraId="4EA73870" w14:textId="77777777" w:rsidR="003877D4" w:rsidRDefault="003877D4"/>
    <w:p w14:paraId="002CEED8" w14:textId="77777777" w:rsidR="003877D4" w:rsidRDefault="003877D4"/>
    <w:p w14:paraId="56D372E3" w14:textId="77777777" w:rsidR="003877D4" w:rsidRDefault="003877D4" w:rsidP="003877D4">
      <w:pPr>
        <w:jc w:val="center"/>
        <w:rPr>
          <w:rFonts w:ascii="Times New Roman" w:hAnsi="Times New Roman" w:cs="Times New Roman"/>
          <w:b/>
          <w:bCs/>
          <w:sz w:val="44"/>
          <w:szCs w:val="44"/>
        </w:rPr>
      </w:pPr>
      <w:r w:rsidRPr="00093EBD">
        <w:rPr>
          <w:rFonts w:ascii="Times New Roman" w:hAnsi="Times New Roman" w:cs="Times New Roman"/>
          <w:b/>
          <w:bCs/>
          <w:sz w:val="44"/>
          <w:szCs w:val="44"/>
        </w:rPr>
        <w:t>PROJECT REPORT</w:t>
      </w:r>
    </w:p>
    <w:p w14:paraId="08EB64EE" w14:textId="77777777" w:rsidR="00DC46BD" w:rsidRPr="00DC46BD" w:rsidRDefault="00DC46BD" w:rsidP="003877D4">
      <w:pPr>
        <w:jc w:val="center"/>
        <w:rPr>
          <w:rFonts w:ascii="Times New Roman" w:hAnsi="Times New Roman" w:cs="Times New Roman"/>
          <w:b/>
          <w:bCs/>
          <w:sz w:val="36"/>
          <w:szCs w:val="36"/>
        </w:rPr>
      </w:pPr>
      <w:r w:rsidRPr="00DC46BD">
        <w:rPr>
          <w:rFonts w:ascii="Times New Roman" w:hAnsi="Times New Roman" w:cs="Times New Roman"/>
          <w:b/>
          <w:bCs/>
          <w:sz w:val="36"/>
          <w:szCs w:val="36"/>
        </w:rPr>
        <w:t>How do investments in fixed capital affect the growth of regional gross product?</w:t>
      </w:r>
    </w:p>
    <w:p w14:paraId="498BC6FE" w14:textId="77777777" w:rsidR="003877D4" w:rsidRDefault="003877D4" w:rsidP="003877D4">
      <w:pPr>
        <w:jc w:val="center"/>
        <w:rPr>
          <w:rFonts w:ascii="Times New Roman" w:hAnsi="Times New Roman" w:cs="Times New Roman"/>
          <w:b/>
          <w:bCs/>
          <w:sz w:val="44"/>
          <w:szCs w:val="44"/>
        </w:rPr>
      </w:pPr>
    </w:p>
    <w:p w14:paraId="125DD186" w14:textId="77777777" w:rsidR="003877D4" w:rsidRDefault="003877D4" w:rsidP="003877D4">
      <w:pPr>
        <w:jc w:val="center"/>
        <w:rPr>
          <w:rFonts w:ascii="Times New Roman" w:hAnsi="Times New Roman" w:cs="Times New Roman"/>
          <w:b/>
          <w:bCs/>
          <w:sz w:val="44"/>
          <w:szCs w:val="44"/>
        </w:rPr>
      </w:pPr>
    </w:p>
    <w:p w14:paraId="343BAD97" w14:textId="77777777" w:rsidR="003877D4" w:rsidRDefault="003877D4" w:rsidP="003877D4">
      <w:pPr>
        <w:jc w:val="center"/>
        <w:rPr>
          <w:rFonts w:ascii="Times New Roman" w:hAnsi="Times New Roman" w:cs="Times New Roman"/>
          <w:b/>
          <w:bCs/>
          <w:sz w:val="44"/>
          <w:szCs w:val="44"/>
        </w:rPr>
      </w:pPr>
    </w:p>
    <w:p w14:paraId="707F3E43" w14:textId="77777777" w:rsidR="003877D4" w:rsidRDefault="003877D4" w:rsidP="003877D4">
      <w:pPr>
        <w:jc w:val="center"/>
        <w:rPr>
          <w:rFonts w:ascii="Times New Roman" w:hAnsi="Times New Roman" w:cs="Times New Roman"/>
          <w:b/>
          <w:bCs/>
          <w:sz w:val="44"/>
          <w:szCs w:val="44"/>
        </w:rPr>
      </w:pPr>
    </w:p>
    <w:p w14:paraId="5C848A52" w14:textId="77777777" w:rsidR="003877D4" w:rsidRDefault="003877D4" w:rsidP="003877D4">
      <w:pPr>
        <w:jc w:val="center"/>
        <w:rPr>
          <w:rFonts w:ascii="Times New Roman" w:hAnsi="Times New Roman" w:cs="Times New Roman"/>
          <w:b/>
          <w:bCs/>
          <w:sz w:val="44"/>
          <w:szCs w:val="44"/>
        </w:rPr>
      </w:pPr>
    </w:p>
    <w:p w14:paraId="63BB60E6" w14:textId="77777777" w:rsidR="003877D4" w:rsidRDefault="003877D4"/>
    <w:p w14:paraId="26815416" w14:textId="77777777" w:rsidR="003877D4" w:rsidRDefault="003877D4"/>
    <w:p w14:paraId="4A83A57C" w14:textId="77777777" w:rsidR="003877D4" w:rsidRDefault="003877D4"/>
    <w:p w14:paraId="3770698D" w14:textId="77777777" w:rsidR="003877D4" w:rsidRDefault="003877D4" w:rsidP="003877D4"/>
    <w:p w14:paraId="6E8E2873" w14:textId="77777777" w:rsidR="003877D4" w:rsidRPr="00576A9C" w:rsidRDefault="003877D4" w:rsidP="003877D4">
      <w:pPr>
        <w:jc w:val="center"/>
        <w:rPr>
          <w:rFonts w:ascii="Times New Roman" w:hAnsi="Times New Roman" w:cs="Times New Roman"/>
          <w:b/>
          <w:sz w:val="32"/>
          <w:szCs w:val="32"/>
          <w:lang w:val="ru-RU"/>
        </w:rPr>
      </w:pPr>
      <w:proofErr w:type="spellStart"/>
      <w:r w:rsidRPr="44D35FDE">
        <w:rPr>
          <w:rFonts w:ascii="Times New Roman" w:hAnsi="Times New Roman" w:cs="Times New Roman"/>
          <w:b/>
          <w:sz w:val="32"/>
          <w:szCs w:val="32"/>
          <w:lang w:val="ru-RU"/>
        </w:rPr>
        <w:t>Prepared</w:t>
      </w:r>
      <w:proofErr w:type="spellEnd"/>
      <w:r w:rsidRPr="44D35FDE">
        <w:rPr>
          <w:rFonts w:ascii="Times New Roman" w:hAnsi="Times New Roman" w:cs="Times New Roman"/>
          <w:b/>
          <w:sz w:val="32"/>
          <w:szCs w:val="32"/>
          <w:lang w:val="ru-RU"/>
        </w:rPr>
        <w:t xml:space="preserve"> </w:t>
      </w:r>
      <w:proofErr w:type="spellStart"/>
      <w:r w:rsidRPr="44D35FDE">
        <w:rPr>
          <w:rFonts w:ascii="Times New Roman" w:hAnsi="Times New Roman" w:cs="Times New Roman"/>
          <w:b/>
          <w:sz w:val="32"/>
          <w:szCs w:val="32"/>
          <w:lang w:val="ru-RU"/>
        </w:rPr>
        <w:t>by</w:t>
      </w:r>
      <w:proofErr w:type="spellEnd"/>
      <w:r w:rsidRPr="44D35FDE">
        <w:rPr>
          <w:rFonts w:ascii="Times New Roman" w:hAnsi="Times New Roman" w:cs="Times New Roman"/>
          <w:b/>
          <w:sz w:val="32"/>
          <w:szCs w:val="32"/>
          <w:lang w:val="ru-RU"/>
        </w:rPr>
        <w:t>:</w:t>
      </w:r>
    </w:p>
    <w:p w14:paraId="5EB2C900" w14:textId="77777777" w:rsidR="003877D4" w:rsidRPr="002E5EB4" w:rsidRDefault="003877D4" w:rsidP="003877D4">
      <w:pPr>
        <w:jc w:val="center"/>
        <w:rPr>
          <w:rFonts w:ascii="Times New Roman" w:hAnsi="Times New Roman" w:cs="Times New Roman"/>
          <w:sz w:val="32"/>
          <w:szCs w:val="32"/>
        </w:rPr>
      </w:pPr>
      <w:r w:rsidRPr="002E5EB4">
        <w:rPr>
          <w:rFonts w:ascii="Times New Roman" w:hAnsi="Times New Roman" w:cs="Times New Roman"/>
          <w:sz w:val="32"/>
          <w:szCs w:val="32"/>
        </w:rPr>
        <w:t xml:space="preserve">Aruana </w:t>
      </w:r>
      <w:proofErr w:type="spellStart"/>
      <w:r w:rsidRPr="002E5EB4">
        <w:rPr>
          <w:rFonts w:ascii="Times New Roman" w:hAnsi="Times New Roman" w:cs="Times New Roman"/>
          <w:sz w:val="32"/>
          <w:szCs w:val="32"/>
        </w:rPr>
        <w:t>Sadubayeva,Arlan</w:t>
      </w:r>
      <w:proofErr w:type="spellEnd"/>
      <w:r w:rsidRPr="002E5EB4">
        <w:rPr>
          <w:rFonts w:ascii="Times New Roman" w:hAnsi="Times New Roman" w:cs="Times New Roman"/>
          <w:sz w:val="32"/>
          <w:szCs w:val="32"/>
        </w:rPr>
        <w:t xml:space="preserve"> </w:t>
      </w:r>
      <w:proofErr w:type="spellStart"/>
      <w:r w:rsidRPr="002E5EB4">
        <w:rPr>
          <w:rFonts w:ascii="Times New Roman" w:hAnsi="Times New Roman" w:cs="Times New Roman"/>
          <w:sz w:val="32"/>
          <w:szCs w:val="32"/>
        </w:rPr>
        <w:t>Toktarkhan,Arys</w:t>
      </w:r>
      <w:proofErr w:type="spellEnd"/>
      <w:r w:rsidRPr="002E5EB4">
        <w:rPr>
          <w:rFonts w:ascii="Times New Roman" w:hAnsi="Times New Roman" w:cs="Times New Roman"/>
          <w:sz w:val="32"/>
          <w:szCs w:val="32"/>
        </w:rPr>
        <w:t xml:space="preserve"> </w:t>
      </w:r>
      <w:proofErr w:type="spellStart"/>
      <w:r w:rsidRPr="002E5EB4">
        <w:rPr>
          <w:rFonts w:ascii="Times New Roman" w:hAnsi="Times New Roman" w:cs="Times New Roman"/>
          <w:sz w:val="32"/>
          <w:szCs w:val="32"/>
        </w:rPr>
        <w:t>Alpys,Ilyas</w:t>
      </w:r>
      <w:proofErr w:type="spellEnd"/>
      <w:r w:rsidRPr="002E5EB4">
        <w:rPr>
          <w:rFonts w:ascii="Times New Roman" w:hAnsi="Times New Roman" w:cs="Times New Roman"/>
          <w:sz w:val="32"/>
          <w:szCs w:val="32"/>
        </w:rPr>
        <w:t xml:space="preserve"> Okenov</w:t>
      </w:r>
    </w:p>
    <w:p w14:paraId="0BD5DD58" w14:textId="77777777" w:rsidR="003877D4" w:rsidRPr="002E5EB4" w:rsidRDefault="003877D4" w:rsidP="003877D4">
      <w:pPr>
        <w:jc w:val="center"/>
        <w:rPr>
          <w:rFonts w:ascii="Times New Roman" w:hAnsi="Times New Roman" w:cs="Times New Roman"/>
          <w:sz w:val="32"/>
          <w:szCs w:val="32"/>
        </w:rPr>
      </w:pPr>
      <w:r w:rsidRPr="002E5EB4">
        <w:rPr>
          <w:rFonts w:ascii="Times New Roman" w:hAnsi="Times New Roman" w:cs="Times New Roman"/>
          <w:sz w:val="32"/>
          <w:szCs w:val="32"/>
        </w:rPr>
        <w:t>Information systems in business</w:t>
      </w:r>
    </w:p>
    <w:p w14:paraId="2699325E" w14:textId="77777777" w:rsidR="003877D4" w:rsidRPr="002E5EB4" w:rsidRDefault="003877D4" w:rsidP="003877D4">
      <w:pPr>
        <w:jc w:val="center"/>
        <w:rPr>
          <w:rFonts w:ascii="Times New Roman" w:hAnsi="Times New Roman" w:cs="Times New Roman"/>
          <w:b/>
          <w:sz w:val="32"/>
          <w:szCs w:val="32"/>
        </w:rPr>
      </w:pPr>
      <w:r w:rsidRPr="002E5EB4">
        <w:rPr>
          <w:rFonts w:ascii="Times New Roman" w:hAnsi="Times New Roman" w:cs="Times New Roman"/>
          <w:b/>
          <w:sz w:val="32"/>
          <w:szCs w:val="32"/>
        </w:rPr>
        <w:t>Submitted to:</w:t>
      </w:r>
    </w:p>
    <w:p w14:paraId="5E2DF8DE" w14:textId="77777777" w:rsidR="003877D4" w:rsidRPr="002E5EB4" w:rsidRDefault="003877D4" w:rsidP="003877D4">
      <w:pPr>
        <w:jc w:val="center"/>
        <w:rPr>
          <w:rFonts w:ascii="Times New Roman" w:hAnsi="Times New Roman" w:cs="Times New Roman"/>
          <w:sz w:val="32"/>
          <w:szCs w:val="32"/>
        </w:rPr>
      </w:pPr>
      <w:r w:rsidRPr="002E5EB4">
        <w:rPr>
          <w:rFonts w:ascii="Times New Roman" w:hAnsi="Times New Roman" w:cs="Times New Roman"/>
          <w:sz w:val="32"/>
          <w:szCs w:val="32"/>
        </w:rPr>
        <w:t>Alisher Aldashev</w:t>
      </w:r>
    </w:p>
    <w:p w14:paraId="24B149BF" w14:textId="77777777" w:rsidR="003877D4" w:rsidRDefault="003877D4" w:rsidP="005A65AB">
      <w:pPr>
        <w:jc w:val="center"/>
        <w:rPr>
          <w:rFonts w:ascii="Times New Roman" w:hAnsi="Times New Roman" w:cs="Times New Roman"/>
          <w:sz w:val="32"/>
          <w:szCs w:val="32"/>
        </w:rPr>
      </w:pPr>
    </w:p>
    <w:p w14:paraId="4066E9D8" w14:textId="77777777" w:rsidR="003877D4" w:rsidRPr="002E5EB4" w:rsidRDefault="003877D4" w:rsidP="005A65AB">
      <w:pPr>
        <w:jc w:val="center"/>
        <w:rPr>
          <w:rFonts w:ascii="Times New Roman" w:hAnsi="Times New Roman" w:cs="Times New Roman"/>
          <w:sz w:val="32"/>
          <w:szCs w:val="32"/>
        </w:rPr>
      </w:pPr>
      <w:r w:rsidRPr="002E5EB4">
        <w:rPr>
          <w:rFonts w:ascii="Times New Roman" w:hAnsi="Times New Roman" w:cs="Times New Roman"/>
          <w:b/>
          <w:sz w:val="28"/>
          <w:szCs w:val="28"/>
        </w:rPr>
        <w:t>Almaty, 2024-2025</w:t>
      </w:r>
    </w:p>
    <w:p w14:paraId="4725EBEB" w14:textId="77777777" w:rsidR="003877D4" w:rsidRPr="00D17192" w:rsidRDefault="003877D4" w:rsidP="00D17192">
      <w:pPr>
        <w:spacing w:line="360" w:lineRule="auto"/>
        <w:jc w:val="center"/>
        <w:rPr>
          <w:rFonts w:ascii="Times New Roman" w:hAnsi="Times New Roman" w:cs="Times New Roman"/>
          <w:b/>
          <w:bCs/>
          <w:sz w:val="24"/>
          <w:szCs w:val="24"/>
        </w:rPr>
      </w:pPr>
      <w:r w:rsidRPr="00D17192">
        <w:rPr>
          <w:rFonts w:ascii="Times New Roman" w:hAnsi="Times New Roman" w:cs="Times New Roman"/>
          <w:b/>
          <w:bCs/>
          <w:sz w:val="24"/>
          <w:szCs w:val="24"/>
        </w:rPr>
        <w:lastRenderedPageBreak/>
        <w:t>EXECUTIVE SUMMARY</w:t>
      </w:r>
    </w:p>
    <w:p w14:paraId="14D87828" w14:textId="77777777" w:rsidR="003877D4" w:rsidRPr="00D17192" w:rsidRDefault="00F07658" w:rsidP="00D171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17192" w:rsidRPr="00D17192">
        <w:rPr>
          <w:rFonts w:ascii="Times New Roman" w:hAnsi="Times New Roman" w:cs="Times New Roman"/>
          <w:sz w:val="24"/>
          <w:szCs w:val="24"/>
        </w:rPr>
        <w:t xml:space="preserve">The purpose of this study is to assess the impact of investment in fixed capital on the growth of regional gross product (GRP).In order to objectively assess the need for investment, we calculated the Investment Priority Index (IPI).During the study, this index showed that the largest investment deficit and economic potential is in Atyrau and Karaganda </w:t>
      </w:r>
      <w:r w:rsidR="00A93BC8" w:rsidRPr="00D17192">
        <w:rPr>
          <w:rFonts w:ascii="Times New Roman" w:hAnsi="Times New Roman" w:cs="Times New Roman"/>
          <w:sz w:val="24"/>
          <w:szCs w:val="24"/>
        </w:rPr>
        <w:t>regions. After</w:t>
      </w:r>
      <w:r w:rsidR="00D17192" w:rsidRPr="00D17192">
        <w:rPr>
          <w:rFonts w:ascii="Times New Roman" w:hAnsi="Times New Roman" w:cs="Times New Roman"/>
          <w:sz w:val="24"/>
          <w:szCs w:val="24"/>
        </w:rPr>
        <w:t xml:space="preserve"> that, the VAR model was used to analyze the causal relationship between investment in capital and GRP dynamics. According to the results, we found that for Atyrau investments in capital have a significant and stable impact on GRP growth, while in Karaganda there is no direct relationship. It is worth noting that both regions demonstrate pronounced seasonality and </w:t>
      </w:r>
      <w:r w:rsidR="00A93BC8" w:rsidRPr="00D17192">
        <w:rPr>
          <w:rFonts w:ascii="Times New Roman" w:hAnsi="Times New Roman" w:cs="Times New Roman"/>
          <w:sz w:val="24"/>
          <w:szCs w:val="24"/>
        </w:rPr>
        <w:t>trend</w:t>
      </w:r>
      <w:r w:rsidR="00D17192" w:rsidRPr="00D17192">
        <w:rPr>
          <w:rFonts w:ascii="Times New Roman" w:hAnsi="Times New Roman" w:cs="Times New Roman"/>
          <w:sz w:val="24"/>
          <w:szCs w:val="24"/>
        </w:rPr>
        <w:t xml:space="preserve">, which we took into account in the </w:t>
      </w:r>
      <w:r w:rsidR="00A93BC8" w:rsidRPr="00D17192">
        <w:rPr>
          <w:rFonts w:ascii="Times New Roman" w:hAnsi="Times New Roman" w:cs="Times New Roman"/>
          <w:sz w:val="24"/>
          <w:szCs w:val="24"/>
        </w:rPr>
        <w:t>modeling. The</w:t>
      </w:r>
      <w:r w:rsidR="00D17192" w:rsidRPr="00D17192">
        <w:rPr>
          <w:rFonts w:ascii="Times New Roman" w:hAnsi="Times New Roman" w:cs="Times New Roman"/>
          <w:sz w:val="24"/>
          <w:szCs w:val="24"/>
        </w:rPr>
        <w:t xml:space="preserve"> main conclusion of our study is that it is inefficient to invest in all regions in the same way. Each region needs its own strategy, which will take into account its peculiarities.</w:t>
      </w:r>
    </w:p>
    <w:p w14:paraId="4F864B94" w14:textId="77777777" w:rsidR="003877D4" w:rsidRPr="00D17192" w:rsidRDefault="003877D4" w:rsidP="00D17192">
      <w:pPr>
        <w:spacing w:line="360" w:lineRule="auto"/>
        <w:jc w:val="both"/>
        <w:rPr>
          <w:rFonts w:ascii="Times New Roman" w:hAnsi="Times New Roman" w:cs="Times New Roman"/>
          <w:sz w:val="24"/>
          <w:szCs w:val="24"/>
        </w:rPr>
      </w:pPr>
    </w:p>
    <w:p w14:paraId="6E0E5DAE" w14:textId="77777777" w:rsidR="006A1F71" w:rsidRPr="00D17192" w:rsidRDefault="006A1F71" w:rsidP="00D17192">
      <w:pPr>
        <w:spacing w:line="360" w:lineRule="auto"/>
        <w:jc w:val="center"/>
        <w:rPr>
          <w:rFonts w:ascii="Times New Roman" w:hAnsi="Times New Roman" w:cs="Times New Roman"/>
          <w:sz w:val="24"/>
          <w:szCs w:val="24"/>
        </w:rPr>
      </w:pPr>
    </w:p>
    <w:p w14:paraId="382CD226" w14:textId="77777777" w:rsidR="003877D4" w:rsidRPr="00D17192" w:rsidRDefault="003877D4" w:rsidP="00D17192">
      <w:pPr>
        <w:spacing w:line="360" w:lineRule="auto"/>
        <w:jc w:val="center"/>
        <w:rPr>
          <w:rFonts w:ascii="Times New Roman" w:hAnsi="Times New Roman" w:cs="Times New Roman"/>
          <w:sz w:val="24"/>
          <w:szCs w:val="24"/>
        </w:rPr>
      </w:pPr>
    </w:p>
    <w:p w14:paraId="2A86D20C" w14:textId="77777777" w:rsidR="003877D4" w:rsidRPr="00D17192" w:rsidRDefault="003877D4" w:rsidP="00D17192">
      <w:pPr>
        <w:spacing w:line="360" w:lineRule="auto"/>
        <w:jc w:val="center"/>
        <w:rPr>
          <w:rFonts w:ascii="Times New Roman" w:hAnsi="Times New Roman" w:cs="Times New Roman"/>
          <w:sz w:val="24"/>
          <w:szCs w:val="24"/>
        </w:rPr>
      </w:pPr>
    </w:p>
    <w:p w14:paraId="1134F2D3" w14:textId="77777777" w:rsidR="003877D4" w:rsidRPr="00D17192" w:rsidRDefault="003877D4" w:rsidP="00D17192">
      <w:pPr>
        <w:spacing w:line="360" w:lineRule="auto"/>
        <w:jc w:val="center"/>
        <w:rPr>
          <w:rFonts w:ascii="Times New Roman" w:hAnsi="Times New Roman" w:cs="Times New Roman"/>
          <w:sz w:val="24"/>
          <w:szCs w:val="24"/>
        </w:rPr>
      </w:pPr>
    </w:p>
    <w:p w14:paraId="375441AC" w14:textId="77777777" w:rsidR="003877D4" w:rsidRPr="00D17192" w:rsidRDefault="003877D4" w:rsidP="00D17192">
      <w:pPr>
        <w:spacing w:line="360" w:lineRule="auto"/>
        <w:jc w:val="center"/>
        <w:rPr>
          <w:rFonts w:ascii="Times New Roman" w:hAnsi="Times New Roman" w:cs="Times New Roman"/>
          <w:sz w:val="24"/>
          <w:szCs w:val="24"/>
        </w:rPr>
      </w:pPr>
    </w:p>
    <w:p w14:paraId="36684617" w14:textId="77777777" w:rsidR="003877D4" w:rsidRPr="00D17192" w:rsidRDefault="003877D4" w:rsidP="00D17192">
      <w:pPr>
        <w:spacing w:line="360" w:lineRule="auto"/>
        <w:jc w:val="center"/>
        <w:rPr>
          <w:rFonts w:ascii="Times New Roman" w:hAnsi="Times New Roman" w:cs="Times New Roman"/>
          <w:sz w:val="24"/>
          <w:szCs w:val="24"/>
        </w:rPr>
      </w:pPr>
    </w:p>
    <w:p w14:paraId="5955BBB1" w14:textId="77777777" w:rsidR="003877D4" w:rsidRPr="00D17192" w:rsidRDefault="003877D4" w:rsidP="00D17192">
      <w:pPr>
        <w:spacing w:line="360" w:lineRule="auto"/>
        <w:jc w:val="center"/>
        <w:rPr>
          <w:rFonts w:ascii="Times New Roman" w:hAnsi="Times New Roman" w:cs="Times New Roman"/>
          <w:sz w:val="24"/>
          <w:szCs w:val="24"/>
        </w:rPr>
      </w:pPr>
    </w:p>
    <w:p w14:paraId="490E5F40" w14:textId="77777777" w:rsidR="003877D4" w:rsidRPr="00D17192" w:rsidRDefault="003877D4" w:rsidP="00D17192">
      <w:pPr>
        <w:spacing w:line="360" w:lineRule="auto"/>
        <w:jc w:val="center"/>
        <w:rPr>
          <w:rFonts w:ascii="Times New Roman" w:hAnsi="Times New Roman" w:cs="Times New Roman"/>
          <w:sz w:val="24"/>
          <w:szCs w:val="24"/>
        </w:rPr>
      </w:pPr>
    </w:p>
    <w:p w14:paraId="4768EDF2" w14:textId="77777777" w:rsidR="003877D4" w:rsidRPr="00D17192" w:rsidRDefault="003877D4" w:rsidP="00D17192">
      <w:pPr>
        <w:spacing w:line="360" w:lineRule="auto"/>
        <w:jc w:val="center"/>
        <w:rPr>
          <w:rFonts w:ascii="Times New Roman" w:hAnsi="Times New Roman" w:cs="Times New Roman"/>
          <w:sz w:val="24"/>
          <w:szCs w:val="24"/>
        </w:rPr>
      </w:pPr>
    </w:p>
    <w:p w14:paraId="1F7D32A2" w14:textId="77777777" w:rsidR="003877D4" w:rsidRPr="00D17192" w:rsidRDefault="003877D4" w:rsidP="00D17192">
      <w:pPr>
        <w:spacing w:line="360" w:lineRule="auto"/>
        <w:jc w:val="center"/>
        <w:rPr>
          <w:rFonts w:ascii="Times New Roman" w:hAnsi="Times New Roman" w:cs="Times New Roman"/>
          <w:sz w:val="24"/>
          <w:szCs w:val="24"/>
        </w:rPr>
      </w:pPr>
    </w:p>
    <w:p w14:paraId="210C42E6" w14:textId="77777777" w:rsidR="003877D4" w:rsidRPr="00D17192" w:rsidRDefault="003877D4" w:rsidP="00D17192">
      <w:pPr>
        <w:spacing w:line="360" w:lineRule="auto"/>
        <w:jc w:val="center"/>
        <w:rPr>
          <w:rFonts w:ascii="Times New Roman" w:hAnsi="Times New Roman" w:cs="Times New Roman"/>
          <w:sz w:val="24"/>
          <w:szCs w:val="24"/>
        </w:rPr>
      </w:pPr>
    </w:p>
    <w:p w14:paraId="6E6F476C" w14:textId="77777777" w:rsidR="003877D4" w:rsidRPr="00D17192" w:rsidRDefault="003877D4" w:rsidP="00D17192">
      <w:pPr>
        <w:spacing w:line="360" w:lineRule="auto"/>
        <w:jc w:val="center"/>
        <w:rPr>
          <w:rFonts w:ascii="Times New Roman" w:hAnsi="Times New Roman" w:cs="Times New Roman"/>
          <w:sz w:val="24"/>
          <w:szCs w:val="24"/>
        </w:rPr>
      </w:pPr>
    </w:p>
    <w:p w14:paraId="3E13DA38" w14:textId="77777777" w:rsidR="003877D4" w:rsidRPr="00D17192" w:rsidRDefault="003877D4" w:rsidP="00D17192">
      <w:pPr>
        <w:spacing w:line="360" w:lineRule="auto"/>
        <w:jc w:val="center"/>
        <w:rPr>
          <w:rFonts w:ascii="Times New Roman" w:hAnsi="Times New Roman" w:cs="Times New Roman"/>
          <w:sz w:val="24"/>
          <w:szCs w:val="24"/>
        </w:rPr>
      </w:pPr>
    </w:p>
    <w:p w14:paraId="1AA7640C" w14:textId="77777777" w:rsidR="001A21D5" w:rsidRPr="00D17192" w:rsidRDefault="001A21D5" w:rsidP="00D17192">
      <w:pPr>
        <w:spacing w:line="360" w:lineRule="auto"/>
        <w:jc w:val="both"/>
        <w:rPr>
          <w:rFonts w:ascii="Times New Roman" w:hAnsi="Times New Roman" w:cs="Times New Roman"/>
          <w:b/>
          <w:bCs/>
          <w:sz w:val="24"/>
          <w:szCs w:val="24"/>
        </w:rPr>
      </w:pPr>
    </w:p>
    <w:p w14:paraId="22B5E1B3" w14:textId="77777777" w:rsidR="005C21A3" w:rsidRPr="00D17192" w:rsidRDefault="005C21A3" w:rsidP="00D17192">
      <w:pPr>
        <w:spacing w:line="360" w:lineRule="auto"/>
        <w:jc w:val="both"/>
        <w:rPr>
          <w:rFonts w:ascii="Times New Roman" w:hAnsi="Times New Roman" w:cs="Times New Roman"/>
          <w:color w:val="000000" w:themeColor="text1"/>
          <w:sz w:val="24"/>
          <w:szCs w:val="24"/>
        </w:rPr>
      </w:pPr>
    </w:p>
    <w:sdt>
      <w:sdtPr>
        <w:rPr>
          <w:rFonts w:ascii="Times New Roman" w:hAnsi="Times New Roman" w:cs="Times New Roman"/>
          <w:color w:val="000000" w:themeColor="text1"/>
          <w:sz w:val="24"/>
          <w:szCs w:val="24"/>
        </w:rPr>
        <w:id w:val="724802073"/>
        <w:docPartObj>
          <w:docPartGallery w:val="Table of Contents"/>
          <w:docPartUnique/>
        </w:docPartObj>
      </w:sdtPr>
      <w:sdtEndPr>
        <w:rPr>
          <w:noProof/>
        </w:rPr>
      </w:sdtEndPr>
      <w:sdtContent>
        <w:p w14:paraId="36A0527D" w14:textId="77777777" w:rsidR="001A21D5" w:rsidRPr="00D17192" w:rsidRDefault="005C21A3" w:rsidP="00D17192">
          <w:pPr>
            <w:pStyle w:val="TOCHeading"/>
            <w:spacing w:line="360" w:lineRule="auto"/>
            <w:rPr>
              <w:rFonts w:ascii="Times New Roman" w:hAnsi="Times New Roman" w:cs="Times New Roman"/>
              <w:b/>
              <w:bCs/>
              <w:color w:val="000000" w:themeColor="text1"/>
              <w:sz w:val="24"/>
              <w:szCs w:val="24"/>
            </w:rPr>
          </w:pPr>
          <w:r w:rsidRPr="00D17192">
            <w:rPr>
              <w:rFonts w:ascii="Times New Roman" w:hAnsi="Times New Roman" w:cs="Times New Roman"/>
              <w:b/>
              <w:bCs/>
              <w:color w:val="000000" w:themeColor="text1"/>
              <w:sz w:val="24"/>
              <w:szCs w:val="24"/>
            </w:rPr>
            <w:t>TABLE OF CONTENTS</w:t>
          </w:r>
        </w:p>
        <w:p w14:paraId="3F8963AC" w14:textId="77777777" w:rsidR="001A21D5" w:rsidRPr="00D17192" w:rsidRDefault="005C21A3" w:rsidP="00D17192">
          <w:pPr>
            <w:pStyle w:val="TOC1"/>
            <w:tabs>
              <w:tab w:val="right" w:leader="dot" w:pos="9345"/>
            </w:tabs>
            <w:spacing w:line="360" w:lineRule="auto"/>
            <w:rPr>
              <w:rFonts w:ascii="Times New Roman" w:hAnsi="Times New Roman" w:cs="Times New Roman"/>
              <w:noProof/>
              <w:sz w:val="24"/>
              <w:szCs w:val="24"/>
            </w:rPr>
          </w:pPr>
          <w:r w:rsidRPr="00D17192">
            <w:rPr>
              <w:rFonts w:ascii="Times New Roman" w:hAnsi="Times New Roman" w:cs="Times New Roman"/>
              <w:color w:val="000000" w:themeColor="text1"/>
              <w:sz w:val="24"/>
              <w:szCs w:val="24"/>
            </w:rPr>
            <w:fldChar w:fldCharType="begin"/>
          </w:r>
          <w:r w:rsidRPr="00D17192">
            <w:rPr>
              <w:rFonts w:ascii="Times New Roman" w:hAnsi="Times New Roman" w:cs="Times New Roman"/>
              <w:color w:val="000000" w:themeColor="text1"/>
              <w:sz w:val="24"/>
              <w:szCs w:val="24"/>
            </w:rPr>
            <w:instrText xml:space="preserve"> TOC \o "1-3" \h \z \u </w:instrText>
          </w:r>
          <w:r w:rsidRPr="00D17192">
            <w:rPr>
              <w:rFonts w:ascii="Times New Roman" w:hAnsi="Times New Roman" w:cs="Times New Roman"/>
              <w:color w:val="000000" w:themeColor="text1"/>
              <w:sz w:val="24"/>
              <w:szCs w:val="24"/>
            </w:rPr>
            <w:fldChar w:fldCharType="separate"/>
          </w:r>
          <w:hyperlink w:anchor="_Toc193982763" w:history="1">
            <w:r w:rsidR="001A21D5" w:rsidRPr="00D17192">
              <w:rPr>
                <w:rStyle w:val="Hyperlink"/>
                <w:rFonts w:ascii="Times New Roman" w:hAnsi="Times New Roman" w:cs="Times New Roman"/>
                <w:noProof/>
                <w:sz w:val="24"/>
                <w:szCs w:val="24"/>
              </w:rPr>
              <w:t>INTRODUCTION</w:t>
            </w:r>
            <w:r w:rsidR="001A21D5" w:rsidRPr="00D17192">
              <w:rPr>
                <w:rFonts w:ascii="Times New Roman" w:hAnsi="Times New Roman" w:cs="Times New Roman"/>
                <w:noProof/>
                <w:webHidden/>
                <w:sz w:val="24"/>
                <w:szCs w:val="24"/>
              </w:rPr>
              <w:tab/>
            </w:r>
            <w:r w:rsidR="001A21D5" w:rsidRPr="00D17192">
              <w:rPr>
                <w:rFonts w:ascii="Times New Roman" w:hAnsi="Times New Roman" w:cs="Times New Roman"/>
                <w:noProof/>
                <w:webHidden/>
                <w:sz w:val="24"/>
                <w:szCs w:val="24"/>
              </w:rPr>
              <w:fldChar w:fldCharType="begin"/>
            </w:r>
            <w:r w:rsidR="001A21D5" w:rsidRPr="00D17192">
              <w:rPr>
                <w:rFonts w:ascii="Times New Roman" w:hAnsi="Times New Roman" w:cs="Times New Roman"/>
                <w:noProof/>
                <w:webHidden/>
                <w:sz w:val="24"/>
                <w:szCs w:val="24"/>
              </w:rPr>
              <w:instrText xml:space="preserve"> PAGEREF _Toc193982763 \h </w:instrText>
            </w:r>
            <w:r w:rsidR="001A21D5" w:rsidRPr="00D17192">
              <w:rPr>
                <w:rFonts w:ascii="Times New Roman" w:hAnsi="Times New Roman" w:cs="Times New Roman"/>
                <w:noProof/>
                <w:webHidden/>
                <w:sz w:val="24"/>
                <w:szCs w:val="24"/>
              </w:rPr>
            </w:r>
            <w:r w:rsidR="001A21D5" w:rsidRPr="00D17192">
              <w:rPr>
                <w:rFonts w:ascii="Times New Roman" w:hAnsi="Times New Roman" w:cs="Times New Roman"/>
                <w:noProof/>
                <w:webHidden/>
                <w:sz w:val="24"/>
                <w:szCs w:val="24"/>
              </w:rPr>
              <w:fldChar w:fldCharType="separate"/>
            </w:r>
            <w:r w:rsidR="00D17192">
              <w:rPr>
                <w:rFonts w:ascii="Times New Roman" w:hAnsi="Times New Roman" w:cs="Times New Roman"/>
                <w:noProof/>
                <w:webHidden/>
                <w:sz w:val="24"/>
                <w:szCs w:val="24"/>
              </w:rPr>
              <w:t>4</w:t>
            </w:r>
            <w:r w:rsidR="001A21D5" w:rsidRPr="00D17192">
              <w:rPr>
                <w:rFonts w:ascii="Times New Roman" w:hAnsi="Times New Roman" w:cs="Times New Roman"/>
                <w:noProof/>
                <w:webHidden/>
                <w:sz w:val="24"/>
                <w:szCs w:val="24"/>
              </w:rPr>
              <w:fldChar w:fldCharType="end"/>
            </w:r>
          </w:hyperlink>
        </w:p>
        <w:p w14:paraId="14C1844B" w14:textId="77777777" w:rsidR="001A21D5" w:rsidRPr="00D17192" w:rsidRDefault="001A21D5" w:rsidP="00D17192">
          <w:pPr>
            <w:pStyle w:val="TOC1"/>
            <w:tabs>
              <w:tab w:val="right" w:leader="dot" w:pos="9345"/>
            </w:tabs>
            <w:spacing w:line="360" w:lineRule="auto"/>
            <w:rPr>
              <w:rFonts w:ascii="Times New Roman" w:hAnsi="Times New Roman" w:cs="Times New Roman"/>
              <w:noProof/>
              <w:sz w:val="24"/>
              <w:szCs w:val="24"/>
            </w:rPr>
          </w:pPr>
          <w:hyperlink w:anchor="_Toc193982764" w:history="1">
            <w:r w:rsidRPr="00D17192">
              <w:rPr>
                <w:rStyle w:val="Hyperlink"/>
                <w:rFonts w:ascii="Times New Roman" w:hAnsi="Times New Roman" w:cs="Times New Roman"/>
                <w:noProof/>
                <w:sz w:val="24"/>
                <w:szCs w:val="24"/>
              </w:rPr>
              <w:t>LITERATURE REVIEW</w:t>
            </w:r>
            <w:r w:rsidRPr="00D17192">
              <w:rPr>
                <w:rFonts w:ascii="Times New Roman" w:hAnsi="Times New Roman" w:cs="Times New Roman"/>
                <w:noProof/>
                <w:webHidden/>
                <w:sz w:val="24"/>
                <w:szCs w:val="24"/>
              </w:rPr>
              <w:tab/>
            </w:r>
            <w:r w:rsidRPr="00D17192">
              <w:rPr>
                <w:rFonts w:ascii="Times New Roman" w:hAnsi="Times New Roman" w:cs="Times New Roman"/>
                <w:noProof/>
                <w:webHidden/>
                <w:sz w:val="24"/>
                <w:szCs w:val="24"/>
              </w:rPr>
              <w:fldChar w:fldCharType="begin"/>
            </w:r>
            <w:r w:rsidRPr="00D17192">
              <w:rPr>
                <w:rFonts w:ascii="Times New Roman" w:hAnsi="Times New Roman" w:cs="Times New Roman"/>
                <w:noProof/>
                <w:webHidden/>
                <w:sz w:val="24"/>
                <w:szCs w:val="24"/>
              </w:rPr>
              <w:instrText xml:space="preserve"> PAGEREF _Toc193982764 \h </w:instrText>
            </w:r>
            <w:r w:rsidRPr="00D17192">
              <w:rPr>
                <w:rFonts w:ascii="Times New Roman" w:hAnsi="Times New Roman" w:cs="Times New Roman"/>
                <w:noProof/>
                <w:webHidden/>
                <w:sz w:val="24"/>
                <w:szCs w:val="24"/>
              </w:rPr>
            </w:r>
            <w:r w:rsidRPr="00D17192">
              <w:rPr>
                <w:rFonts w:ascii="Times New Roman" w:hAnsi="Times New Roman" w:cs="Times New Roman"/>
                <w:noProof/>
                <w:webHidden/>
                <w:sz w:val="24"/>
                <w:szCs w:val="24"/>
              </w:rPr>
              <w:fldChar w:fldCharType="separate"/>
            </w:r>
            <w:r w:rsidR="00D17192">
              <w:rPr>
                <w:rFonts w:ascii="Times New Roman" w:hAnsi="Times New Roman" w:cs="Times New Roman"/>
                <w:noProof/>
                <w:webHidden/>
                <w:sz w:val="24"/>
                <w:szCs w:val="24"/>
              </w:rPr>
              <w:t>4</w:t>
            </w:r>
            <w:r w:rsidRPr="00D17192">
              <w:rPr>
                <w:rFonts w:ascii="Times New Roman" w:hAnsi="Times New Roman" w:cs="Times New Roman"/>
                <w:noProof/>
                <w:webHidden/>
                <w:sz w:val="24"/>
                <w:szCs w:val="24"/>
              </w:rPr>
              <w:fldChar w:fldCharType="end"/>
            </w:r>
          </w:hyperlink>
        </w:p>
        <w:p w14:paraId="5EFCFDAC" w14:textId="77777777" w:rsidR="001A21D5" w:rsidRPr="00D17192" w:rsidRDefault="001A21D5" w:rsidP="00D17192">
          <w:pPr>
            <w:pStyle w:val="TOC1"/>
            <w:tabs>
              <w:tab w:val="right" w:leader="dot" w:pos="9345"/>
            </w:tabs>
            <w:spacing w:line="360" w:lineRule="auto"/>
            <w:rPr>
              <w:rFonts w:ascii="Times New Roman" w:hAnsi="Times New Roman" w:cs="Times New Roman"/>
              <w:noProof/>
              <w:sz w:val="24"/>
              <w:szCs w:val="24"/>
            </w:rPr>
          </w:pPr>
          <w:hyperlink w:anchor="_Toc193982765" w:history="1">
            <w:r w:rsidRPr="00D17192">
              <w:rPr>
                <w:rStyle w:val="Hyperlink"/>
                <w:rFonts w:ascii="Times New Roman" w:hAnsi="Times New Roman" w:cs="Times New Roman"/>
                <w:noProof/>
                <w:sz w:val="24"/>
                <w:szCs w:val="24"/>
              </w:rPr>
              <w:t>DESCRIPTIVE AND GRAPHICAL ANALYSIS</w:t>
            </w:r>
            <w:r w:rsidRPr="00D17192">
              <w:rPr>
                <w:rFonts w:ascii="Times New Roman" w:hAnsi="Times New Roman" w:cs="Times New Roman"/>
                <w:noProof/>
                <w:webHidden/>
                <w:sz w:val="24"/>
                <w:szCs w:val="24"/>
              </w:rPr>
              <w:tab/>
            </w:r>
            <w:r w:rsidRPr="00D17192">
              <w:rPr>
                <w:rFonts w:ascii="Times New Roman" w:hAnsi="Times New Roman" w:cs="Times New Roman"/>
                <w:noProof/>
                <w:webHidden/>
                <w:sz w:val="24"/>
                <w:szCs w:val="24"/>
              </w:rPr>
              <w:fldChar w:fldCharType="begin"/>
            </w:r>
            <w:r w:rsidRPr="00D17192">
              <w:rPr>
                <w:rFonts w:ascii="Times New Roman" w:hAnsi="Times New Roman" w:cs="Times New Roman"/>
                <w:noProof/>
                <w:webHidden/>
                <w:sz w:val="24"/>
                <w:szCs w:val="24"/>
              </w:rPr>
              <w:instrText xml:space="preserve"> PAGEREF _Toc193982765 \h </w:instrText>
            </w:r>
            <w:r w:rsidRPr="00D17192">
              <w:rPr>
                <w:rFonts w:ascii="Times New Roman" w:hAnsi="Times New Roman" w:cs="Times New Roman"/>
                <w:noProof/>
                <w:webHidden/>
                <w:sz w:val="24"/>
                <w:szCs w:val="24"/>
              </w:rPr>
            </w:r>
            <w:r w:rsidRPr="00D17192">
              <w:rPr>
                <w:rFonts w:ascii="Times New Roman" w:hAnsi="Times New Roman" w:cs="Times New Roman"/>
                <w:noProof/>
                <w:webHidden/>
                <w:sz w:val="24"/>
                <w:szCs w:val="24"/>
              </w:rPr>
              <w:fldChar w:fldCharType="separate"/>
            </w:r>
            <w:r w:rsidR="00D17192">
              <w:rPr>
                <w:rFonts w:ascii="Times New Roman" w:hAnsi="Times New Roman" w:cs="Times New Roman"/>
                <w:noProof/>
                <w:webHidden/>
                <w:sz w:val="24"/>
                <w:szCs w:val="24"/>
              </w:rPr>
              <w:t>6</w:t>
            </w:r>
            <w:r w:rsidRPr="00D17192">
              <w:rPr>
                <w:rFonts w:ascii="Times New Roman" w:hAnsi="Times New Roman" w:cs="Times New Roman"/>
                <w:noProof/>
                <w:webHidden/>
                <w:sz w:val="24"/>
                <w:szCs w:val="24"/>
              </w:rPr>
              <w:fldChar w:fldCharType="end"/>
            </w:r>
          </w:hyperlink>
        </w:p>
        <w:p w14:paraId="2A9C93D1" w14:textId="77777777" w:rsidR="001A21D5" w:rsidRPr="00D17192" w:rsidRDefault="001A21D5" w:rsidP="00D17192">
          <w:pPr>
            <w:pStyle w:val="TOC1"/>
            <w:tabs>
              <w:tab w:val="right" w:leader="dot" w:pos="9345"/>
            </w:tabs>
            <w:spacing w:line="360" w:lineRule="auto"/>
            <w:rPr>
              <w:rFonts w:ascii="Times New Roman" w:hAnsi="Times New Roman" w:cs="Times New Roman"/>
              <w:noProof/>
              <w:sz w:val="24"/>
              <w:szCs w:val="24"/>
            </w:rPr>
          </w:pPr>
          <w:hyperlink w:anchor="_Toc193982766" w:history="1">
            <w:r w:rsidRPr="00D17192">
              <w:rPr>
                <w:rStyle w:val="Hyperlink"/>
                <w:rFonts w:ascii="Times New Roman" w:hAnsi="Times New Roman" w:cs="Times New Roman"/>
                <w:noProof/>
                <w:sz w:val="24"/>
                <w:szCs w:val="24"/>
              </w:rPr>
              <w:t>STATISTICAL INFERENCE AND FORECASTING</w:t>
            </w:r>
            <w:r w:rsidRPr="00D17192">
              <w:rPr>
                <w:rFonts w:ascii="Times New Roman" w:hAnsi="Times New Roman" w:cs="Times New Roman"/>
                <w:noProof/>
                <w:webHidden/>
                <w:sz w:val="24"/>
                <w:szCs w:val="24"/>
              </w:rPr>
              <w:tab/>
            </w:r>
            <w:r w:rsidRPr="00D17192">
              <w:rPr>
                <w:rFonts w:ascii="Times New Roman" w:hAnsi="Times New Roman" w:cs="Times New Roman"/>
                <w:noProof/>
                <w:webHidden/>
                <w:sz w:val="24"/>
                <w:szCs w:val="24"/>
              </w:rPr>
              <w:fldChar w:fldCharType="begin"/>
            </w:r>
            <w:r w:rsidRPr="00D17192">
              <w:rPr>
                <w:rFonts w:ascii="Times New Roman" w:hAnsi="Times New Roman" w:cs="Times New Roman"/>
                <w:noProof/>
                <w:webHidden/>
                <w:sz w:val="24"/>
                <w:szCs w:val="24"/>
              </w:rPr>
              <w:instrText xml:space="preserve"> PAGEREF _Toc193982766 \h </w:instrText>
            </w:r>
            <w:r w:rsidRPr="00D17192">
              <w:rPr>
                <w:rFonts w:ascii="Times New Roman" w:hAnsi="Times New Roman" w:cs="Times New Roman"/>
                <w:noProof/>
                <w:webHidden/>
                <w:sz w:val="24"/>
                <w:szCs w:val="24"/>
              </w:rPr>
            </w:r>
            <w:r w:rsidRPr="00D17192">
              <w:rPr>
                <w:rFonts w:ascii="Times New Roman" w:hAnsi="Times New Roman" w:cs="Times New Roman"/>
                <w:noProof/>
                <w:webHidden/>
                <w:sz w:val="24"/>
                <w:szCs w:val="24"/>
              </w:rPr>
              <w:fldChar w:fldCharType="separate"/>
            </w:r>
            <w:r w:rsidR="00D17192">
              <w:rPr>
                <w:rFonts w:ascii="Times New Roman" w:hAnsi="Times New Roman" w:cs="Times New Roman"/>
                <w:noProof/>
                <w:webHidden/>
                <w:sz w:val="24"/>
                <w:szCs w:val="24"/>
              </w:rPr>
              <w:t>9</w:t>
            </w:r>
            <w:r w:rsidRPr="00D17192">
              <w:rPr>
                <w:rFonts w:ascii="Times New Roman" w:hAnsi="Times New Roman" w:cs="Times New Roman"/>
                <w:noProof/>
                <w:webHidden/>
                <w:sz w:val="24"/>
                <w:szCs w:val="24"/>
              </w:rPr>
              <w:fldChar w:fldCharType="end"/>
            </w:r>
          </w:hyperlink>
        </w:p>
        <w:p w14:paraId="53DF74B8" w14:textId="77777777" w:rsidR="001A21D5" w:rsidRPr="00D17192" w:rsidRDefault="001A21D5" w:rsidP="00D17192">
          <w:pPr>
            <w:pStyle w:val="TOC1"/>
            <w:tabs>
              <w:tab w:val="right" w:leader="dot" w:pos="9345"/>
            </w:tabs>
            <w:spacing w:line="360" w:lineRule="auto"/>
            <w:rPr>
              <w:rFonts w:ascii="Times New Roman" w:hAnsi="Times New Roman" w:cs="Times New Roman"/>
              <w:noProof/>
              <w:sz w:val="24"/>
              <w:szCs w:val="24"/>
            </w:rPr>
          </w:pPr>
          <w:hyperlink w:anchor="_Toc193982767" w:history="1">
            <w:r w:rsidRPr="00D17192">
              <w:rPr>
                <w:rStyle w:val="Hyperlink"/>
                <w:rFonts w:ascii="Times New Roman" w:hAnsi="Times New Roman" w:cs="Times New Roman"/>
                <w:noProof/>
                <w:sz w:val="24"/>
                <w:szCs w:val="24"/>
              </w:rPr>
              <w:t>CONCLUSION</w:t>
            </w:r>
            <w:r w:rsidRPr="00D17192">
              <w:rPr>
                <w:rFonts w:ascii="Times New Roman" w:hAnsi="Times New Roman" w:cs="Times New Roman"/>
                <w:noProof/>
                <w:webHidden/>
                <w:sz w:val="24"/>
                <w:szCs w:val="24"/>
              </w:rPr>
              <w:tab/>
            </w:r>
            <w:r w:rsidRPr="00D17192">
              <w:rPr>
                <w:rFonts w:ascii="Times New Roman" w:hAnsi="Times New Roman" w:cs="Times New Roman"/>
                <w:noProof/>
                <w:webHidden/>
                <w:sz w:val="24"/>
                <w:szCs w:val="24"/>
              </w:rPr>
              <w:fldChar w:fldCharType="begin"/>
            </w:r>
            <w:r w:rsidRPr="00D17192">
              <w:rPr>
                <w:rFonts w:ascii="Times New Roman" w:hAnsi="Times New Roman" w:cs="Times New Roman"/>
                <w:noProof/>
                <w:webHidden/>
                <w:sz w:val="24"/>
                <w:szCs w:val="24"/>
              </w:rPr>
              <w:instrText xml:space="preserve"> PAGEREF _Toc193982767 \h </w:instrText>
            </w:r>
            <w:r w:rsidRPr="00D17192">
              <w:rPr>
                <w:rFonts w:ascii="Times New Roman" w:hAnsi="Times New Roman" w:cs="Times New Roman"/>
                <w:noProof/>
                <w:webHidden/>
                <w:sz w:val="24"/>
                <w:szCs w:val="24"/>
              </w:rPr>
            </w:r>
            <w:r w:rsidRPr="00D17192">
              <w:rPr>
                <w:rFonts w:ascii="Times New Roman" w:hAnsi="Times New Roman" w:cs="Times New Roman"/>
                <w:noProof/>
                <w:webHidden/>
                <w:sz w:val="24"/>
                <w:szCs w:val="24"/>
              </w:rPr>
              <w:fldChar w:fldCharType="separate"/>
            </w:r>
            <w:r w:rsidR="00D17192">
              <w:rPr>
                <w:rFonts w:ascii="Times New Roman" w:hAnsi="Times New Roman" w:cs="Times New Roman"/>
                <w:noProof/>
                <w:webHidden/>
                <w:sz w:val="24"/>
                <w:szCs w:val="24"/>
              </w:rPr>
              <w:t>19</w:t>
            </w:r>
            <w:r w:rsidRPr="00D17192">
              <w:rPr>
                <w:rFonts w:ascii="Times New Roman" w:hAnsi="Times New Roman" w:cs="Times New Roman"/>
                <w:noProof/>
                <w:webHidden/>
                <w:sz w:val="24"/>
                <w:szCs w:val="24"/>
              </w:rPr>
              <w:fldChar w:fldCharType="end"/>
            </w:r>
          </w:hyperlink>
        </w:p>
        <w:p w14:paraId="3E8D8EBC" w14:textId="77777777" w:rsidR="001A21D5" w:rsidRPr="00D17192" w:rsidRDefault="001A21D5" w:rsidP="00D17192">
          <w:pPr>
            <w:pStyle w:val="TOC1"/>
            <w:tabs>
              <w:tab w:val="right" w:leader="dot" w:pos="9345"/>
            </w:tabs>
            <w:spacing w:line="360" w:lineRule="auto"/>
            <w:rPr>
              <w:rFonts w:ascii="Times New Roman" w:hAnsi="Times New Roman" w:cs="Times New Roman"/>
              <w:noProof/>
              <w:sz w:val="24"/>
              <w:szCs w:val="24"/>
            </w:rPr>
          </w:pPr>
          <w:hyperlink w:anchor="_Toc193982768" w:history="1">
            <w:r w:rsidRPr="00D17192">
              <w:rPr>
                <w:rStyle w:val="Hyperlink"/>
                <w:rFonts w:ascii="Times New Roman" w:hAnsi="Times New Roman" w:cs="Times New Roman"/>
                <w:noProof/>
                <w:sz w:val="24"/>
                <w:szCs w:val="24"/>
              </w:rPr>
              <w:t>REFERENCES</w:t>
            </w:r>
            <w:r w:rsidRPr="00D17192">
              <w:rPr>
                <w:rFonts w:ascii="Times New Roman" w:hAnsi="Times New Roman" w:cs="Times New Roman"/>
                <w:noProof/>
                <w:webHidden/>
                <w:sz w:val="24"/>
                <w:szCs w:val="24"/>
              </w:rPr>
              <w:tab/>
            </w:r>
            <w:r w:rsidRPr="00D17192">
              <w:rPr>
                <w:rFonts w:ascii="Times New Roman" w:hAnsi="Times New Roman" w:cs="Times New Roman"/>
                <w:noProof/>
                <w:webHidden/>
                <w:sz w:val="24"/>
                <w:szCs w:val="24"/>
              </w:rPr>
              <w:fldChar w:fldCharType="begin"/>
            </w:r>
            <w:r w:rsidRPr="00D17192">
              <w:rPr>
                <w:rFonts w:ascii="Times New Roman" w:hAnsi="Times New Roman" w:cs="Times New Roman"/>
                <w:noProof/>
                <w:webHidden/>
                <w:sz w:val="24"/>
                <w:szCs w:val="24"/>
              </w:rPr>
              <w:instrText xml:space="preserve"> PAGEREF _Toc193982768 \h </w:instrText>
            </w:r>
            <w:r w:rsidRPr="00D17192">
              <w:rPr>
                <w:rFonts w:ascii="Times New Roman" w:hAnsi="Times New Roman" w:cs="Times New Roman"/>
                <w:noProof/>
                <w:webHidden/>
                <w:sz w:val="24"/>
                <w:szCs w:val="24"/>
              </w:rPr>
            </w:r>
            <w:r w:rsidRPr="00D17192">
              <w:rPr>
                <w:rFonts w:ascii="Times New Roman" w:hAnsi="Times New Roman" w:cs="Times New Roman"/>
                <w:noProof/>
                <w:webHidden/>
                <w:sz w:val="24"/>
                <w:szCs w:val="24"/>
              </w:rPr>
              <w:fldChar w:fldCharType="separate"/>
            </w:r>
            <w:r w:rsidR="00D17192">
              <w:rPr>
                <w:rFonts w:ascii="Times New Roman" w:hAnsi="Times New Roman" w:cs="Times New Roman"/>
                <w:noProof/>
                <w:webHidden/>
                <w:sz w:val="24"/>
                <w:szCs w:val="24"/>
              </w:rPr>
              <w:t>20</w:t>
            </w:r>
            <w:r w:rsidRPr="00D17192">
              <w:rPr>
                <w:rFonts w:ascii="Times New Roman" w:hAnsi="Times New Roman" w:cs="Times New Roman"/>
                <w:noProof/>
                <w:webHidden/>
                <w:sz w:val="24"/>
                <w:szCs w:val="24"/>
              </w:rPr>
              <w:fldChar w:fldCharType="end"/>
            </w:r>
          </w:hyperlink>
        </w:p>
        <w:p w14:paraId="57A99E9B" w14:textId="77777777" w:rsidR="005C21A3" w:rsidRPr="00D17192" w:rsidRDefault="005C21A3" w:rsidP="00D17192">
          <w:pPr>
            <w:pStyle w:val="TOCHeading"/>
            <w:spacing w:line="360" w:lineRule="auto"/>
            <w:rPr>
              <w:rFonts w:ascii="Times New Roman" w:hAnsi="Times New Roman" w:cs="Times New Roman"/>
              <w:color w:val="000000" w:themeColor="text1"/>
              <w:sz w:val="24"/>
              <w:szCs w:val="24"/>
            </w:rPr>
          </w:pPr>
          <w:r w:rsidRPr="00D17192">
            <w:rPr>
              <w:rFonts w:ascii="Times New Roman" w:hAnsi="Times New Roman" w:cs="Times New Roman"/>
              <w:noProof/>
              <w:color w:val="000000" w:themeColor="text1"/>
              <w:sz w:val="24"/>
              <w:szCs w:val="24"/>
            </w:rPr>
            <w:fldChar w:fldCharType="end"/>
          </w:r>
        </w:p>
      </w:sdtContent>
    </w:sdt>
    <w:p w14:paraId="2136981F" w14:textId="77777777" w:rsidR="005C21A3" w:rsidRPr="00D17192" w:rsidRDefault="005C21A3" w:rsidP="00D17192">
      <w:pPr>
        <w:spacing w:line="360" w:lineRule="auto"/>
        <w:jc w:val="both"/>
        <w:rPr>
          <w:rFonts w:ascii="Times New Roman" w:hAnsi="Times New Roman" w:cs="Times New Roman"/>
          <w:b/>
          <w:bCs/>
          <w:sz w:val="24"/>
          <w:szCs w:val="24"/>
        </w:rPr>
      </w:pPr>
    </w:p>
    <w:p w14:paraId="4676A1BF" w14:textId="77777777" w:rsidR="005C21A3" w:rsidRPr="00D17192" w:rsidRDefault="005C21A3" w:rsidP="00D17192">
      <w:pPr>
        <w:spacing w:line="360" w:lineRule="auto"/>
        <w:jc w:val="both"/>
        <w:rPr>
          <w:rFonts w:ascii="Times New Roman" w:hAnsi="Times New Roman" w:cs="Times New Roman"/>
          <w:b/>
          <w:bCs/>
          <w:sz w:val="24"/>
          <w:szCs w:val="24"/>
        </w:rPr>
      </w:pPr>
    </w:p>
    <w:p w14:paraId="5027F6F9" w14:textId="77777777" w:rsidR="005C21A3" w:rsidRPr="00D17192" w:rsidRDefault="005C21A3" w:rsidP="00D17192">
      <w:pPr>
        <w:spacing w:line="360" w:lineRule="auto"/>
        <w:jc w:val="both"/>
        <w:rPr>
          <w:rFonts w:ascii="Times New Roman" w:hAnsi="Times New Roman" w:cs="Times New Roman"/>
          <w:b/>
          <w:bCs/>
          <w:sz w:val="24"/>
          <w:szCs w:val="24"/>
        </w:rPr>
      </w:pPr>
    </w:p>
    <w:p w14:paraId="283A9F73" w14:textId="77777777" w:rsidR="005C21A3" w:rsidRPr="00D17192" w:rsidRDefault="005C21A3" w:rsidP="00D17192">
      <w:pPr>
        <w:spacing w:line="360" w:lineRule="auto"/>
        <w:jc w:val="both"/>
        <w:rPr>
          <w:rFonts w:ascii="Times New Roman" w:hAnsi="Times New Roman" w:cs="Times New Roman"/>
          <w:b/>
          <w:bCs/>
          <w:sz w:val="24"/>
          <w:szCs w:val="24"/>
        </w:rPr>
      </w:pPr>
    </w:p>
    <w:p w14:paraId="6C03D551" w14:textId="77777777" w:rsidR="005C21A3" w:rsidRPr="00D17192" w:rsidRDefault="005C21A3" w:rsidP="00D17192">
      <w:pPr>
        <w:spacing w:line="360" w:lineRule="auto"/>
        <w:jc w:val="both"/>
        <w:rPr>
          <w:rFonts w:ascii="Times New Roman" w:hAnsi="Times New Roman" w:cs="Times New Roman"/>
          <w:b/>
          <w:bCs/>
          <w:sz w:val="24"/>
          <w:szCs w:val="24"/>
        </w:rPr>
      </w:pPr>
    </w:p>
    <w:p w14:paraId="6A1B7CC2" w14:textId="77777777" w:rsidR="005C21A3" w:rsidRPr="00D17192" w:rsidRDefault="005C21A3" w:rsidP="00D17192">
      <w:pPr>
        <w:spacing w:line="360" w:lineRule="auto"/>
        <w:jc w:val="both"/>
        <w:rPr>
          <w:rFonts w:ascii="Times New Roman" w:hAnsi="Times New Roman" w:cs="Times New Roman"/>
          <w:b/>
          <w:bCs/>
          <w:sz w:val="24"/>
          <w:szCs w:val="24"/>
        </w:rPr>
      </w:pPr>
    </w:p>
    <w:p w14:paraId="3B8E13E4" w14:textId="77777777" w:rsidR="005C21A3" w:rsidRPr="00D17192" w:rsidRDefault="005C21A3" w:rsidP="00D17192">
      <w:pPr>
        <w:spacing w:line="360" w:lineRule="auto"/>
        <w:jc w:val="both"/>
        <w:rPr>
          <w:rFonts w:ascii="Times New Roman" w:hAnsi="Times New Roman" w:cs="Times New Roman"/>
          <w:b/>
          <w:bCs/>
          <w:sz w:val="24"/>
          <w:szCs w:val="24"/>
        </w:rPr>
      </w:pPr>
    </w:p>
    <w:p w14:paraId="549DDD81" w14:textId="77777777" w:rsidR="005C21A3" w:rsidRPr="00D17192" w:rsidRDefault="005C21A3" w:rsidP="00D17192">
      <w:pPr>
        <w:spacing w:line="360" w:lineRule="auto"/>
        <w:jc w:val="both"/>
        <w:rPr>
          <w:rFonts w:ascii="Times New Roman" w:hAnsi="Times New Roman" w:cs="Times New Roman"/>
          <w:b/>
          <w:bCs/>
          <w:sz w:val="24"/>
          <w:szCs w:val="24"/>
        </w:rPr>
      </w:pPr>
    </w:p>
    <w:p w14:paraId="4747893C" w14:textId="77777777" w:rsidR="005C21A3" w:rsidRPr="00D17192" w:rsidRDefault="005C21A3" w:rsidP="00D17192">
      <w:pPr>
        <w:spacing w:line="360" w:lineRule="auto"/>
        <w:jc w:val="both"/>
        <w:rPr>
          <w:rFonts w:ascii="Times New Roman" w:hAnsi="Times New Roman" w:cs="Times New Roman"/>
          <w:b/>
          <w:bCs/>
          <w:sz w:val="24"/>
          <w:szCs w:val="24"/>
        </w:rPr>
      </w:pPr>
    </w:p>
    <w:p w14:paraId="1E68A7CD" w14:textId="77777777" w:rsidR="005C21A3" w:rsidRPr="00D17192" w:rsidRDefault="005C21A3" w:rsidP="00D17192">
      <w:pPr>
        <w:spacing w:line="360" w:lineRule="auto"/>
        <w:jc w:val="both"/>
        <w:rPr>
          <w:rFonts w:ascii="Times New Roman" w:hAnsi="Times New Roman" w:cs="Times New Roman"/>
          <w:b/>
          <w:bCs/>
          <w:sz w:val="24"/>
          <w:szCs w:val="24"/>
        </w:rPr>
      </w:pPr>
    </w:p>
    <w:p w14:paraId="2FFA379E" w14:textId="77777777" w:rsidR="005C21A3" w:rsidRPr="00D17192" w:rsidRDefault="005C21A3" w:rsidP="00D17192">
      <w:pPr>
        <w:spacing w:line="360" w:lineRule="auto"/>
        <w:jc w:val="both"/>
        <w:rPr>
          <w:rFonts w:ascii="Times New Roman" w:hAnsi="Times New Roman" w:cs="Times New Roman"/>
          <w:b/>
          <w:bCs/>
          <w:sz w:val="24"/>
          <w:szCs w:val="24"/>
        </w:rPr>
      </w:pPr>
    </w:p>
    <w:p w14:paraId="2D348191" w14:textId="77777777" w:rsidR="005C21A3" w:rsidRPr="00D17192" w:rsidRDefault="005C21A3" w:rsidP="00D17192">
      <w:pPr>
        <w:spacing w:line="360" w:lineRule="auto"/>
        <w:jc w:val="both"/>
        <w:rPr>
          <w:rFonts w:ascii="Times New Roman" w:hAnsi="Times New Roman" w:cs="Times New Roman"/>
          <w:b/>
          <w:bCs/>
          <w:sz w:val="24"/>
          <w:szCs w:val="24"/>
        </w:rPr>
      </w:pPr>
    </w:p>
    <w:p w14:paraId="525B50FF" w14:textId="77777777" w:rsidR="005C21A3" w:rsidRPr="00D17192" w:rsidRDefault="005C21A3" w:rsidP="00D17192">
      <w:pPr>
        <w:spacing w:line="360" w:lineRule="auto"/>
        <w:jc w:val="both"/>
        <w:rPr>
          <w:rFonts w:ascii="Times New Roman" w:hAnsi="Times New Roman" w:cs="Times New Roman"/>
          <w:b/>
          <w:bCs/>
          <w:sz w:val="24"/>
          <w:szCs w:val="24"/>
        </w:rPr>
      </w:pPr>
    </w:p>
    <w:p w14:paraId="143F1EC1" w14:textId="77777777" w:rsidR="005C21A3" w:rsidRPr="00D17192" w:rsidRDefault="005C21A3" w:rsidP="00D17192">
      <w:pPr>
        <w:spacing w:line="360" w:lineRule="auto"/>
        <w:jc w:val="both"/>
        <w:rPr>
          <w:rFonts w:ascii="Times New Roman" w:hAnsi="Times New Roman" w:cs="Times New Roman"/>
          <w:b/>
          <w:bCs/>
          <w:sz w:val="24"/>
          <w:szCs w:val="24"/>
        </w:rPr>
      </w:pPr>
    </w:p>
    <w:p w14:paraId="548B9CF7" w14:textId="77777777" w:rsidR="005C21A3" w:rsidRPr="00D17192" w:rsidRDefault="005C21A3" w:rsidP="00D17192">
      <w:pPr>
        <w:spacing w:line="360" w:lineRule="auto"/>
        <w:jc w:val="both"/>
        <w:rPr>
          <w:rFonts w:ascii="Times New Roman" w:hAnsi="Times New Roman" w:cs="Times New Roman"/>
          <w:b/>
          <w:bCs/>
          <w:sz w:val="24"/>
          <w:szCs w:val="24"/>
        </w:rPr>
      </w:pPr>
    </w:p>
    <w:p w14:paraId="0B119B2E" w14:textId="77777777" w:rsidR="005C21A3" w:rsidRPr="00D17192" w:rsidRDefault="005C21A3" w:rsidP="00D17192">
      <w:pPr>
        <w:spacing w:line="360" w:lineRule="auto"/>
        <w:jc w:val="both"/>
        <w:rPr>
          <w:rFonts w:ascii="Times New Roman" w:hAnsi="Times New Roman" w:cs="Times New Roman"/>
          <w:b/>
          <w:bCs/>
          <w:sz w:val="24"/>
          <w:szCs w:val="24"/>
        </w:rPr>
      </w:pPr>
    </w:p>
    <w:p w14:paraId="3D7AF952" w14:textId="77777777" w:rsidR="005C21A3" w:rsidRPr="00D17192" w:rsidRDefault="005C21A3" w:rsidP="00D17192">
      <w:pPr>
        <w:spacing w:line="360" w:lineRule="auto"/>
        <w:jc w:val="both"/>
        <w:rPr>
          <w:rFonts w:ascii="Times New Roman" w:hAnsi="Times New Roman" w:cs="Times New Roman"/>
          <w:b/>
          <w:bCs/>
          <w:sz w:val="24"/>
          <w:szCs w:val="24"/>
        </w:rPr>
      </w:pPr>
    </w:p>
    <w:p w14:paraId="31BB8ED0" w14:textId="77777777" w:rsidR="003877D4" w:rsidRPr="00D17192" w:rsidRDefault="003877D4" w:rsidP="00D17192">
      <w:pPr>
        <w:pStyle w:val="Heading1"/>
        <w:spacing w:line="360" w:lineRule="auto"/>
        <w:rPr>
          <w:rFonts w:ascii="Times New Roman" w:hAnsi="Times New Roman" w:cs="Times New Roman"/>
          <w:b/>
          <w:bCs/>
          <w:sz w:val="24"/>
          <w:szCs w:val="24"/>
        </w:rPr>
      </w:pPr>
      <w:bookmarkStart w:id="0" w:name="_Toc193982763"/>
      <w:r w:rsidRPr="00D17192">
        <w:rPr>
          <w:rFonts w:ascii="Times New Roman" w:hAnsi="Times New Roman" w:cs="Times New Roman"/>
          <w:b/>
          <w:bCs/>
          <w:sz w:val="24"/>
          <w:szCs w:val="24"/>
        </w:rPr>
        <w:lastRenderedPageBreak/>
        <w:t>INTRODUCTION</w:t>
      </w:r>
      <w:bookmarkEnd w:id="0"/>
    </w:p>
    <w:p w14:paraId="03629B1B" w14:textId="77777777" w:rsidR="003877D4" w:rsidRPr="002E5EB4" w:rsidRDefault="005C21A3" w:rsidP="00D17192">
      <w:pPr>
        <w:spacing w:line="360" w:lineRule="auto"/>
        <w:jc w:val="both"/>
        <w:rPr>
          <w:rFonts w:ascii="Times New Roman" w:hAnsi="Times New Roman" w:cs="Times New Roman"/>
          <w:sz w:val="24"/>
          <w:szCs w:val="24"/>
        </w:rPr>
      </w:pPr>
      <w:r w:rsidRPr="002E5EB4">
        <w:rPr>
          <w:rFonts w:ascii="Times New Roman" w:hAnsi="Times New Roman" w:cs="Times New Roman"/>
          <w:sz w:val="24"/>
          <w:szCs w:val="24"/>
        </w:rPr>
        <w:t xml:space="preserve">            One of the important stimulators of economic growth and development of the country is the correct distribution of investment in fixed capital, which stimulates the modernization of infrastructure, improves living conditions and creates new jobs. In Kazakhstan, these investments play a significant role, as the country faces the task of modernizing infrastructure and expanding industrial facilities to achieve sustainable economic development. Kazakhstan is a large country with different economic conditions in different regions. Some regions may need more production capacity, while others may require investment in infrastructure or the social sphere. Therefore, it is worth noting that it is very important to approach the issue of investment taking into account the specifics of each region. This topic is really interesting, as investments in fixed capital directly affect the future development of the economy and social stability. The study of the need for these investments in the regions of Kazakhstan allows us to evaluate and also draw conclusions about what steps need to be taken for sustainable development. Moreover, this analysis is not limited to historical data only, it includes elements of prediction, which helps to forecast the need for investments in the future. This approach allows us to make informed decisions that will lead to more stable maintenance of economic growth and efficient use of resources in the future. The correct distribution of these investments between the regions of Kazakhstan is a stimulator of economic progress, which will make the country more competitive in the international arena.</w:t>
      </w:r>
    </w:p>
    <w:p w14:paraId="78E5109B" w14:textId="77777777" w:rsidR="003877D4" w:rsidRPr="00D17192" w:rsidRDefault="005C21A3" w:rsidP="00D17192">
      <w:pPr>
        <w:pStyle w:val="Heading1"/>
        <w:spacing w:line="360" w:lineRule="auto"/>
        <w:rPr>
          <w:rFonts w:ascii="Times New Roman" w:hAnsi="Times New Roman" w:cs="Times New Roman"/>
          <w:b/>
          <w:bCs/>
          <w:sz w:val="24"/>
          <w:szCs w:val="24"/>
        </w:rPr>
      </w:pPr>
      <w:bookmarkStart w:id="1" w:name="_Toc193982764"/>
      <w:r w:rsidRPr="00D17192">
        <w:rPr>
          <w:rFonts w:ascii="Times New Roman" w:hAnsi="Times New Roman" w:cs="Times New Roman"/>
          <w:b/>
          <w:bCs/>
          <w:sz w:val="24"/>
          <w:szCs w:val="24"/>
        </w:rPr>
        <w:t>LITERATURE REVIEW</w:t>
      </w:r>
      <w:bookmarkEnd w:id="1"/>
    </w:p>
    <w:p w14:paraId="06BAF430" w14:textId="77777777" w:rsidR="005C21A3" w:rsidRPr="002E5EB4" w:rsidRDefault="005C21A3" w:rsidP="00D17192">
      <w:pPr>
        <w:spacing w:line="360" w:lineRule="auto"/>
        <w:jc w:val="both"/>
        <w:rPr>
          <w:rFonts w:ascii="Times New Roman" w:hAnsi="Times New Roman" w:cs="Times New Roman"/>
          <w:sz w:val="24"/>
          <w:szCs w:val="24"/>
        </w:rPr>
      </w:pPr>
      <w:r w:rsidRPr="002E5EB4">
        <w:rPr>
          <w:rFonts w:ascii="Times New Roman" w:hAnsi="Times New Roman" w:cs="Times New Roman"/>
          <w:sz w:val="24"/>
          <w:szCs w:val="24"/>
        </w:rPr>
        <w:t xml:space="preserve">            In recent years, the relationship between investment in fixed assets and GRP growth has been an important topic for analyzing the development of the economy of Kazakhstan, especially at the regional level. Batisheva (2009) notes that investment processes are an important component in determining the dynamics of capital in the economy and the rate of economic growth. Based on this, the analysis of factors that affect the growth of regional product is very relevant. Rashidov and Rashidova (2010) mentioned about the multiplier effect in their research, referring to Keynesian theory. This means that even a small increase in investment can lead to a significant increase in GRP, which shows the importance of the efficient use of capital investment to stimulate economic growth. Yaparova's research (2022) talks about a high correlation (R-squared = 0.9775) between the volume of investment in the regional economy and the rate of GRP growth, which indicates a positive impact of investment on economic development. Tishchuck and Nazmova (2023) stated that the main driver of economic growth is capital investment in enterprises and organizations, which ensures the development of not only infrastructure, but also the development of technology and innovation. They believe that this contributes to the growth of production, which has the effect of reducing dependence on imports. This plays an important role for the more remote </w:t>
      </w:r>
      <w:r w:rsidRPr="002E5EB4">
        <w:rPr>
          <w:rFonts w:ascii="Times New Roman" w:hAnsi="Times New Roman" w:cs="Times New Roman"/>
          <w:sz w:val="24"/>
          <w:szCs w:val="24"/>
        </w:rPr>
        <w:lastRenderedPageBreak/>
        <w:t xml:space="preserve">and less developed regions of Kazakhstan. Summarizing their statements, investments create a chain of positive changes, which of course increases GRP. Other researchers, such as Moroshkina and Rozanova (2013) claim that changes in terms of creating new jobs, improving the information structure and modernizing existing industries directly depend on investment, contributing to the growth of GRP. </w:t>
      </w:r>
      <w:r w:rsidRPr="009936D3">
        <w:rPr>
          <w:rFonts w:ascii="Times New Roman" w:hAnsi="Times New Roman" w:cs="Times New Roman"/>
          <w:sz w:val="24"/>
          <w:szCs w:val="24"/>
        </w:rPr>
        <w:t xml:space="preserve">However, according to </w:t>
      </w:r>
      <w:proofErr w:type="spellStart"/>
      <w:r w:rsidRPr="009936D3">
        <w:rPr>
          <w:rFonts w:ascii="Times New Roman" w:hAnsi="Times New Roman" w:cs="Times New Roman"/>
          <w:sz w:val="24"/>
          <w:szCs w:val="24"/>
        </w:rPr>
        <w:t>Korsakova</w:t>
      </w:r>
      <w:proofErr w:type="spellEnd"/>
      <w:r w:rsidRPr="009936D3">
        <w:rPr>
          <w:rFonts w:ascii="Times New Roman" w:hAnsi="Times New Roman" w:cs="Times New Roman"/>
          <w:sz w:val="24"/>
          <w:szCs w:val="24"/>
        </w:rPr>
        <w:t xml:space="preserve"> (2022), some instability in the growth rate of investment in different regions of Kazakhstan can slow down economic growth and even lead to stagnati</w:t>
      </w:r>
      <w:r w:rsidR="00D945C8">
        <w:rPr>
          <w:rFonts w:ascii="Times New Roman" w:hAnsi="Times New Roman" w:cs="Times New Roman"/>
          <w:sz w:val="24"/>
          <w:szCs w:val="24"/>
        </w:rPr>
        <w:t>o</w:t>
      </w:r>
      <w:r w:rsidRPr="009936D3">
        <w:rPr>
          <w:rFonts w:ascii="Times New Roman" w:hAnsi="Times New Roman" w:cs="Times New Roman"/>
          <w:sz w:val="24"/>
          <w:szCs w:val="24"/>
        </w:rPr>
        <w:t xml:space="preserve">n of the economy. </w:t>
      </w:r>
      <w:r w:rsidRPr="002E5EB4">
        <w:rPr>
          <w:rFonts w:ascii="Times New Roman" w:hAnsi="Times New Roman" w:cs="Times New Roman"/>
          <w:sz w:val="24"/>
          <w:szCs w:val="24"/>
        </w:rPr>
        <w:t>This means that the growth rate of GRP may be irregular due to unstable investments. Therefore, it is very important that investments are received evenly and support economic growth.</w:t>
      </w:r>
    </w:p>
    <w:p w14:paraId="4D367BE0" w14:textId="77777777" w:rsidR="005C21A3" w:rsidRPr="00D17192" w:rsidRDefault="009936D3" w:rsidP="0624585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5C21A3" w:rsidRPr="06245854">
        <w:rPr>
          <w:rFonts w:ascii="Times New Roman" w:hAnsi="Times New Roman" w:cs="Times New Roman"/>
          <w:sz w:val="24"/>
          <w:szCs w:val="24"/>
        </w:rPr>
        <w:t>To sum up, we can claim  that all the above-mentioned studies confirm the significant impact of investment in fixed capital on the growth of gross regional product in Kazakhstan, which makes this topic important for study.</w:t>
      </w:r>
    </w:p>
    <w:p w14:paraId="3E3B212F" w14:textId="77777777" w:rsidR="005C21A3" w:rsidRPr="00D17192" w:rsidRDefault="005C21A3" w:rsidP="00D17192">
      <w:pPr>
        <w:spacing w:line="360" w:lineRule="auto"/>
        <w:jc w:val="both"/>
        <w:rPr>
          <w:rFonts w:ascii="Times New Roman" w:hAnsi="Times New Roman" w:cs="Times New Roman"/>
          <w:sz w:val="24"/>
          <w:szCs w:val="24"/>
        </w:rPr>
      </w:pPr>
    </w:p>
    <w:p w14:paraId="7D74D59F" w14:textId="77777777" w:rsidR="005C21A3" w:rsidRPr="00D17192" w:rsidRDefault="005C21A3" w:rsidP="00D17192">
      <w:pPr>
        <w:spacing w:line="360" w:lineRule="auto"/>
        <w:jc w:val="both"/>
        <w:rPr>
          <w:rFonts w:ascii="Times New Roman" w:hAnsi="Times New Roman" w:cs="Times New Roman"/>
          <w:sz w:val="24"/>
          <w:szCs w:val="24"/>
        </w:rPr>
      </w:pPr>
    </w:p>
    <w:p w14:paraId="063434E5" w14:textId="77777777" w:rsidR="005C21A3" w:rsidRPr="00D17192" w:rsidRDefault="005C21A3" w:rsidP="00D17192">
      <w:pPr>
        <w:spacing w:line="360" w:lineRule="auto"/>
        <w:jc w:val="both"/>
        <w:rPr>
          <w:rFonts w:ascii="Times New Roman" w:hAnsi="Times New Roman" w:cs="Times New Roman"/>
          <w:sz w:val="24"/>
          <w:szCs w:val="24"/>
        </w:rPr>
      </w:pPr>
    </w:p>
    <w:p w14:paraId="1BDDD9AF" w14:textId="77777777" w:rsidR="005C21A3" w:rsidRPr="00D17192" w:rsidRDefault="005C21A3" w:rsidP="00D17192">
      <w:pPr>
        <w:spacing w:line="360" w:lineRule="auto"/>
        <w:jc w:val="both"/>
        <w:rPr>
          <w:rFonts w:ascii="Times New Roman" w:hAnsi="Times New Roman" w:cs="Times New Roman"/>
          <w:sz w:val="24"/>
          <w:szCs w:val="24"/>
        </w:rPr>
      </w:pPr>
    </w:p>
    <w:p w14:paraId="28F4D3A9" w14:textId="77777777" w:rsidR="005C21A3" w:rsidRPr="00D17192" w:rsidRDefault="005C21A3" w:rsidP="00D17192">
      <w:pPr>
        <w:spacing w:line="360" w:lineRule="auto"/>
        <w:jc w:val="both"/>
        <w:rPr>
          <w:rFonts w:ascii="Times New Roman" w:hAnsi="Times New Roman" w:cs="Times New Roman"/>
          <w:sz w:val="24"/>
          <w:szCs w:val="24"/>
        </w:rPr>
      </w:pPr>
    </w:p>
    <w:p w14:paraId="5368C001" w14:textId="77777777" w:rsidR="005C21A3" w:rsidRPr="00D17192" w:rsidRDefault="005C21A3" w:rsidP="00D17192">
      <w:pPr>
        <w:spacing w:line="360" w:lineRule="auto"/>
        <w:jc w:val="both"/>
        <w:rPr>
          <w:rFonts w:ascii="Times New Roman" w:hAnsi="Times New Roman" w:cs="Times New Roman"/>
          <w:sz w:val="24"/>
          <w:szCs w:val="24"/>
        </w:rPr>
      </w:pPr>
    </w:p>
    <w:p w14:paraId="749AB662" w14:textId="77777777" w:rsidR="005C21A3" w:rsidRPr="00D17192" w:rsidRDefault="005C21A3" w:rsidP="00D17192">
      <w:pPr>
        <w:spacing w:line="360" w:lineRule="auto"/>
        <w:jc w:val="both"/>
        <w:rPr>
          <w:rFonts w:ascii="Times New Roman" w:hAnsi="Times New Roman" w:cs="Times New Roman"/>
          <w:sz w:val="24"/>
          <w:szCs w:val="24"/>
        </w:rPr>
      </w:pPr>
    </w:p>
    <w:p w14:paraId="6E53CD80" w14:textId="77777777" w:rsidR="005C21A3" w:rsidRPr="00D17192" w:rsidRDefault="005C21A3" w:rsidP="00D17192">
      <w:pPr>
        <w:spacing w:line="360" w:lineRule="auto"/>
        <w:jc w:val="both"/>
        <w:rPr>
          <w:rFonts w:ascii="Times New Roman" w:hAnsi="Times New Roman" w:cs="Times New Roman"/>
          <w:sz w:val="24"/>
          <w:szCs w:val="24"/>
        </w:rPr>
      </w:pPr>
    </w:p>
    <w:p w14:paraId="1FFFAA1A" w14:textId="77777777" w:rsidR="005C21A3" w:rsidRPr="00D17192" w:rsidRDefault="005C21A3" w:rsidP="00D17192">
      <w:pPr>
        <w:spacing w:line="360" w:lineRule="auto"/>
        <w:jc w:val="both"/>
        <w:rPr>
          <w:rFonts w:ascii="Times New Roman" w:hAnsi="Times New Roman" w:cs="Times New Roman"/>
          <w:sz w:val="24"/>
          <w:szCs w:val="24"/>
        </w:rPr>
      </w:pPr>
    </w:p>
    <w:p w14:paraId="2E2D7200" w14:textId="77777777" w:rsidR="005C21A3" w:rsidRPr="00D17192" w:rsidRDefault="005C21A3" w:rsidP="00D17192">
      <w:pPr>
        <w:spacing w:line="360" w:lineRule="auto"/>
        <w:jc w:val="both"/>
        <w:rPr>
          <w:rFonts w:ascii="Times New Roman" w:hAnsi="Times New Roman" w:cs="Times New Roman"/>
          <w:sz w:val="24"/>
          <w:szCs w:val="24"/>
        </w:rPr>
      </w:pPr>
    </w:p>
    <w:p w14:paraId="207B3993" w14:textId="77777777" w:rsidR="001A21D5" w:rsidRPr="00D17192" w:rsidRDefault="001A21D5" w:rsidP="00D17192">
      <w:pPr>
        <w:spacing w:line="360" w:lineRule="auto"/>
        <w:jc w:val="both"/>
        <w:rPr>
          <w:rFonts w:ascii="Times New Roman" w:hAnsi="Times New Roman" w:cs="Times New Roman"/>
          <w:sz w:val="24"/>
          <w:szCs w:val="24"/>
        </w:rPr>
      </w:pPr>
    </w:p>
    <w:p w14:paraId="325C927F" w14:textId="77777777" w:rsidR="005C21A3" w:rsidRPr="00D17192" w:rsidRDefault="005C21A3" w:rsidP="00D17192">
      <w:pPr>
        <w:spacing w:line="360" w:lineRule="auto"/>
        <w:jc w:val="both"/>
        <w:rPr>
          <w:rFonts w:ascii="Times New Roman" w:hAnsi="Times New Roman" w:cs="Times New Roman"/>
          <w:sz w:val="24"/>
          <w:szCs w:val="24"/>
        </w:rPr>
      </w:pPr>
    </w:p>
    <w:p w14:paraId="246CE0AA" w14:textId="77777777" w:rsidR="00A869AC" w:rsidRPr="00D17192" w:rsidRDefault="00A869AC" w:rsidP="00D17192">
      <w:pPr>
        <w:spacing w:line="360" w:lineRule="auto"/>
        <w:jc w:val="both"/>
        <w:rPr>
          <w:rFonts w:ascii="Times New Roman" w:hAnsi="Times New Roman" w:cs="Times New Roman"/>
          <w:sz w:val="24"/>
          <w:szCs w:val="24"/>
        </w:rPr>
      </w:pPr>
    </w:p>
    <w:p w14:paraId="7FF39B04" w14:textId="77777777" w:rsidR="00A869AC" w:rsidRPr="00D17192" w:rsidRDefault="00A869AC" w:rsidP="00D17192">
      <w:pPr>
        <w:spacing w:line="360" w:lineRule="auto"/>
        <w:jc w:val="both"/>
        <w:rPr>
          <w:rFonts w:ascii="Times New Roman" w:hAnsi="Times New Roman" w:cs="Times New Roman"/>
          <w:sz w:val="24"/>
          <w:szCs w:val="24"/>
        </w:rPr>
      </w:pPr>
    </w:p>
    <w:p w14:paraId="3F8EF0AC" w14:textId="77777777" w:rsidR="002D22AD" w:rsidRPr="00F07658" w:rsidRDefault="005C21A3" w:rsidP="00F07658">
      <w:pPr>
        <w:pStyle w:val="Heading1"/>
        <w:spacing w:line="360" w:lineRule="auto"/>
        <w:rPr>
          <w:rFonts w:ascii="Times New Roman" w:hAnsi="Times New Roman" w:cs="Times New Roman"/>
          <w:b/>
          <w:bCs/>
          <w:sz w:val="24"/>
          <w:szCs w:val="24"/>
        </w:rPr>
      </w:pPr>
      <w:bookmarkStart w:id="2" w:name="_Toc193982765"/>
      <w:r w:rsidRPr="00D17192">
        <w:rPr>
          <w:rFonts w:ascii="Times New Roman" w:hAnsi="Times New Roman" w:cs="Times New Roman"/>
          <w:b/>
          <w:bCs/>
          <w:sz w:val="24"/>
          <w:szCs w:val="24"/>
        </w:rPr>
        <w:lastRenderedPageBreak/>
        <w:t>DESCRIPTIVE AND GRAPHICAL ANALYSIS</w:t>
      </w:r>
      <w:bookmarkEnd w:id="2"/>
    </w:p>
    <w:p w14:paraId="69B3D903" w14:textId="77777777" w:rsidR="002D22AD" w:rsidRPr="002D22AD" w:rsidRDefault="002D22AD" w:rsidP="00D17192">
      <w:pPr>
        <w:spacing w:line="360" w:lineRule="auto"/>
        <w:jc w:val="both"/>
        <w:rPr>
          <w:rFonts w:ascii="Times New Roman" w:hAnsi="Times New Roman" w:cs="Times New Roman"/>
          <w:sz w:val="24"/>
          <w:szCs w:val="24"/>
        </w:rPr>
      </w:pPr>
      <w:r w:rsidRPr="00D17192">
        <w:rPr>
          <w:rFonts w:ascii="Times New Roman" w:hAnsi="Times New Roman" w:cs="Times New Roman"/>
          <w:sz w:val="24"/>
          <w:szCs w:val="24"/>
        </w:rPr>
        <w:t xml:space="preserve">            </w:t>
      </w:r>
      <w:r w:rsidRPr="002D22AD">
        <w:rPr>
          <w:rFonts w:ascii="Times New Roman" w:hAnsi="Times New Roman" w:cs="Times New Roman"/>
          <w:sz w:val="24"/>
          <w:szCs w:val="24"/>
        </w:rPr>
        <w:t xml:space="preserve">The general representation of demographic and infrastructural conditions is worth detailed </w:t>
      </w:r>
      <w:proofErr w:type="spellStart"/>
      <w:r w:rsidRPr="002D22AD">
        <w:rPr>
          <w:rFonts w:ascii="Times New Roman" w:hAnsi="Times New Roman" w:cs="Times New Roman"/>
          <w:sz w:val="24"/>
          <w:szCs w:val="24"/>
        </w:rPr>
        <w:t>visualisation</w:t>
      </w:r>
      <w:proofErr w:type="spellEnd"/>
      <w:r w:rsidRPr="002D22AD">
        <w:rPr>
          <w:rFonts w:ascii="Times New Roman" w:hAnsi="Times New Roman" w:cs="Times New Roman"/>
          <w:sz w:val="24"/>
          <w:szCs w:val="24"/>
        </w:rPr>
        <w:t>. For convenience in interpretation and predictions for the next 5 years of trends of various regional factors it was decided to use double exponential smoothing, as almost every factor has an obvious trend over 14 years. First and foremost</w:t>
      </w:r>
      <w:r w:rsidR="695A6F6C" w:rsidRPr="00D17192">
        <w:rPr>
          <w:rFonts w:ascii="Times New Roman" w:hAnsi="Times New Roman" w:cs="Times New Roman"/>
          <w:sz w:val="24"/>
          <w:szCs w:val="24"/>
        </w:rPr>
        <w:t>,</w:t>
      </w:r>
      <w:r w:rsidRPr="002D22AD">
        <w:rPr>
          <w:rFonts w:ascii="Times New Roman" w:hAnsi="Times New Roman" w:cs="Times New Roman"/>
          <w:sz w:val="24"/>
          <w:szCs w:val="24"/>
        </w:rPr>
        <w:t xml:space="preserve"> about the demography of regions, population change plays an important role in the development of regions. The demographic indicator, population, represented by the line graph below, indicates that the three major cities of Kazakhstan will be the leading cities by 2027, with the population of Almaty exceeding 2.5 million people, but population outflows are predicted in regions with large cities such as Turkestan, Almaty and Akmola regions (the prediction for Turkestan region is inaccurate due to the merging of data with South Kazakhstan region). </w:t>
      </w:r>
    </w:p>
    <w:p w14:paraId="339942D3" w14:textId="77777777" w:rsidR="002D22AD" w:rsidRPr="002D22AD" w:rsidRDefault="002D22AD" w:rsidP="00D17192">
      <w:pPr>
        <w:spacing w:line="360" w:lineRule="auto"/>
        <w:jc w:val="both"/>
        <w:rPr>
          <w:rFonts w:ascii="Times New Roman" w:hAnsi="Times New Roman" w:cs="Times New Roman"/>
          <w:sz w:val="24"/>
          <w:szCs w:val="24"/>
          <w:lang w:val="ru-RU"/>
        </w:rPr>
      </w:pPr>
      <w:r w:rsidRPr="00D17192">
        <w:rPr>
          <w:rFonts w:ascii="Times New Roman" w:hAnsi="Times New Roman" w:cs="Times New Roman"/>
          <w:noProof/>
          <w:sz w:val="24"/>
          <w:szCs w:val="24"/>
        </w:rPr>
        <w:drawing>
          <wp:inline distT="0" distB="0" distL="0" distR="0" wp14:anchorId="779308F3" wp14:editId="5ECB51BB">
            <wp:extent cx="5940425" cy="2223135"/>
            <wp:effectExtent l="0" t="0" r="3175" b="5715"/>
            <wp:docPr id="92433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223135"/>
                    </a:xfrm>
                    <a:prstGeom prst="rect">
                      <a:avLst/>
                    </a:prstGeom>
                    <a:noFill/>
                    <a:ln>
                      <a:noFill/>
                    </a:ln>
                  </pic:spPr>
                </pic:pic>
              </a:graphicData>
            </a:graphic>
          </wp:inline>
        </w:drawing>
      </w:r>
    </w:p>
    <w:p w14:paraId="19A5605D" w14:textId="77777777" w:rsidR="002D22AD" w:rsidRPr="002D22AD" w:rsidRDefault="00A30475" w:rsidP="00D171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D22AD" w:rsidRPr="002D22AD">
        <w:rPr>
          <w:rFonts w:ascii="Times New Roman" w:hAnsi="Times New Roman" w:cs="Times New Roman"/>
          <w:sz w:val="24"/>
          <w:szCs w:val="24"/>
        </w:rPr>
        <w:t xml:space="preserve">The purpose of our study is to identify regions with promising growth that need more investment in capital. We decided to introduce a variable we </w:t>
      </w:r>
      <w:r w:rsidR="00D529F1" w:rsidRPr="00D17192">
        <w:rPr>
          <w:rFonts w:ascii="Times New Roman" w:hAnsi="Times New Roman" w:cs="Times New Roman"/>
          <w:sz w:val="24"/>
          <w:szCs w:val="24"/>
        </w:rPr>
        <w:t>call</w:t>
      </w:r>
      <w:r w:rsidR="002D22AD" w:rsidRPr="002D22AD">
        <w:rPr>
          <w:rFonts w:ascii="Times New Roman" w:hAnsi="Times New Roman" w:cs="Times New Roman"/>
          <w:sz w:val="24"/>
          <w:szCs w:val="24"/>
        </w:rPr>
        <w:t xml:space="preserve"> Investment Gap. This is an indicator that shows the difference between investment in fixed capital and the amount of depreciation. The amount of depreciation is calculated according to the formula – </w:t>
      </w:r>
      <m:oMath>
        <m:r>
          <w:rPr>
            <w:rFonts w:ascii="Cambria Math" w:hAnsi="Cambria Math" w:cs="Times New Roman"/>
            <w:sz w:val="24"/>
            <w:szCs w:val="24"/>
          </w:rPr>
          <m:t xml:space="preserve">Fixed assets </m:t>
        </m:r>
        <m:d>
          <m:dPr>
            <m:ctrlPr>
              <w:rPr>
                <w:rFonts w:ascii="Cambria Math" w:hAnsi="Cambria Math" w:cs="Times New Roman"/>
                <w:i/>
                <w:sz w:val="24"/>
                <w:szCs w:val="24"/>
              </w:rPr>
            </m:ctrlPr>
          </m:dPr>
          <m:e>
            <m:r>
              <w:rPr>
                <w:rFonts w:ascii="Cambria Math" w:hAnsi="Cambria Math" w:cs="Times New Roman"/>
                <w:sz w:val="24"/>
                <w:szCs w:val="24"/>
              </w:rPr>
              <m:t>initial value</m:t>
            </m:r>
          </m:e>
        </m:d>
        <m:r>
          <w:rPr>
            <w:rFonts w:ascii="Cambria Math" w:hAnsi="Cambria Math" w:cs="Times New Roman"/>
            <w:sz w:val="24"/>
            <w:szCs w:val="24"/>
          </w:rPr>
          <m:t>*</m:t>
        </m:r>
        <m:r>
          <m:rPr>
            <m:sty m:val="p"/>
          </m:rPr>
          <w:rPr>
            <w:rFonts w:ascii="Cambria Math" w:hAnsi="Cambria Math" w:cs="Times New Roman"/>
            <w:sz w:val="24"/>
            <w:szCs w:val="24"/>
          </w:rPr>
          <m:t xml:space="preserve"> </m:t>
        </m:r>
        <m:r>
          <w:rPr>
            <w:rFonts w:ascii="Cambria Math" w:hAnsi="Cambria Math" w:cs="Times New Roman"/>
            <w:sz w:val="24"/>
            <w:szCs w:val="24"/>
          </w:rPr>
          <m:t>level of depreciation</m:t>
        </m:r>
      </m:oMath>
      <w:r w:rsidR="002D22AD" w:rsidRPr="002D22AD">
        <w:rPr>
          <w:rFonts w:ascii="Times New Roman" w:hAnsi="Times New Roman" w:cs="Times New Roman"/>
          <w:sz w:val="24"/>
          <w:szCs w:val="24"/>
        </w:rPr>
        <w:t xml:space="preserve">. In essence, it is a measure of the net investment gap for each region - the amount needed to fully restore infrastructure. We also used Holt’s linear method and projected the investment gap based on indicators such as population and wages, migration balance, depreciation, and various GRP indicators. </w:t>
      </w:r>
    </w:p>
    <w:p w14:paraId="786E7CBD" w14:textId="77777777" w:rsidR="002D22AD" w:rsidRPr="002D22AD" w:rsidRDefault="002D22AD" w:rsidP="00D17192">
      <w:pPr>
        <w:spacing w:line="360" w:lineRule="auto"/>
        <w:jc w:val="both"/>
        <w:rPr>
          <w:rFonts w:ascii="Times New Roman" w:hAnsi="Times New Roman" w:cs="Times New Roman"/>
          <w:sz w:val="24"/>
          <w:szCs w:val="24"/>
        </w:rPr>
      </w:pPr>
      <w:r w:rsidRPr="00D17192">
        <w:rPr>
          <w:rFonts w:ascii="Times New Roman" w:hAnsi="Times New Roman" w:cs="Times New Roman"/>
          <w:noProof/>
          <w:sz w:val="24"/>
          <w:szCs w:val="24"/>
        </w:rPr>
        <w:lastRenderedPageBreak/>
        <w:drawing>
          <wp:inline distT="0" distB="0" distL="0" distR="0" wp14:anchorId="390B4BB9" wp14:editId="0164DB6B">
            <wp:extent cx="5940425" cy="1706880"/>
            <wp:effectExtent l="0" t="0" r="3175" b="7620"/>
            <wp:docPr id="341327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1706880"/>
                    </a:xfrm>
                    <a:prstGeom prst="rect">
                      <a:avLst/>
                    </a:prstGeom>
                    <a:noFill/>
                    <a:ln>
                      <a:noFill/>
                    </a:ln>
                  </pic:spPr>
                </pic:pic>
              </a:graphicData>
            </a:graphic>
          </wp:inline>
        </w:drawing>
      </w:r>
    </w:p>
    <w:p w14:paraId="41B45E43" w14:textId="77777777" w:rsidR="002D22AD" w:rsidRPr="002D22AD" w:rsidRDefault="006E2101" w:rsidP="00D171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D22AD" w:rsidRPr="002D22AD">
        <w:rPr>
          <w:rFonts w:ascii="Times New Roman" w:hAnsi="Times New Roman" w:cs="Times New Roman"/>
          <w:sz w:val="24"/>
          <w:szCs w:val="24"/>
        </w:rPr>
        <w:t xml:space="preserve">We also decided to calculate an infrastructure need index. This index allows us to assess which regions need more attention in terms of infrastructure. It is calculated based on </w:t>
      </w:r>
      <w:r w:rsidR="00444E09" w:rsidRPr="002D22AD">
        <w:rPr>
          <w:rFonts w:ascii="Times New Roman" w:hAnsi="Times New Roman" w:cs="Times New Roman"/>
          <w:sz w:val="24"/>
          <w:szCs w:val="24"/>
        </w:rPr>
        <w:t>normalized</w:t>
      </w:r>
      <w:r w:rsidR="002D22AD" w:rsidRPr="002D22AD">
        <w:rPr>
          <w:rFonts w:ascii="Times New Roman" w:hAnsi="Times New Roman" w:cs="Times New Roman"/>
          <w:sz w:val="24"/>
          <w:szCs w:val="24"/>
        </w:rPr>
        <w:t xml:space="preserve"> depreciation, fixed assets, and population of each region with weights of 0.85, 0.1, and 0.05 respectively. </w:t>
      </w:r>
    </w:p>
    <w:p w14:paraId="3F911711" w14:textId="77777777" w:rsidR="002D22AD" w:rsidRPr="002D22AD" w:rsidRDefault="002D22AD" w:rsidP="00D17192">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INI=0.85*total depreciation+0.1*fixed assets+0.05*population</m:t>
          </m:r>
        </m:oMath>
      </m:oMathPara>
    </w:p>
    <w:p w14:paraId="3C2EC224" w14:textId="77777777" w:rsidR="002D22AD" w:rsidRPr="002D22AD" w:rsidRDefault="002D22AD" w:rsidP="00D17192">
      <w:pPr>
        <w:spacing w:line="360" w:lineRule="auto"/>
        <w:jc w:val="both"/>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154237DE" wp14:editId="35332076">
            <wp:extent cx="5940425" cy="1972945"/>
            <wp:effectExtent l="0" t="0" r="3175" b="8255"/>
            <wp:docPr id="10521741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1972945"/>
                    </a:xfrm>
                    <a:prstGeom prst="rect">
                      <a:avLst/>
                    </a:prstGeom>
                    <a:noFill/>
                    <a:ln>
                      <a:noFill/>
                    </a:ln>
                  </pic:spPr>
                </pic:pic>
              </a:graphicData>
            </a:graphic>
          </wp:inline>
        </w:drawing>
      </w:r>
    </w:p>
    <w:p w14:paraId="68DAA62F" w14:textId="77777777" w:rsidR="002D22AD" w:rsidRPr="002D22AD" w:rsidRDefault="00910449" w:rsidP="00D171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D22AD" w:rsidRPr="002D22AD">
        <w:rPr>
          <w:rFonts w:ascii="Times New Roman" w:hAnsi="Times New Roman" w:cs="Times New Roman"/>
          <w:sz w:val="24"/>
          <w:szCs w:val="24"/>
        </w:rPr>
        <w:t xml:space="preserve">We decided to further experiment with possible metrics for assessing priorities for investment in regional infrastructure. So, we decided to introduce an indicator that we called the Investment Priority Index. It differs from the Infrastructure Needs Index in that it is weighted by a region's share of GDP. Thus, we can assess which regions need more attention in terms of </w:t>
      </w:r>
      <w:proofErr w:type="spellStart"/>
      <w:proofErr w:type="gramStart"/>
      <w:r w:rsidR="002D22AD" w:rsidRPr="002D22AD">
        <w:rPr>
          <w:rFonts w:ascii="Times New Roman" w:hAnsi="Times New Roman" w:cs="Times New Roman"/>
          <w:sz w:val="24"/>
          <w:szCs w:val="24"/>
        </w:rPr>
        <w:t>infrast</w:t>
      </w:r>
      <w:proofErr w:type="spellEnd"/>
      <w:r w:rsidR="002D5825">
        <w:rPr>
          <w:rFonts w:ascii="Times New Roman" w:hAnsi="Times New Roman" w:cs="Times New Roman"/>
          <w:sz w:val="24"/>
          <w:szCs w:val="24"/>
        </w:rPr>
        <w:t xml:space="preserve"> </w:t>
      </w:r>
      <w:proofErr w:type="spellStart"/>
      <w:r w:rsidR="002D22AD" w:rsidRPr="002D22AD">
        <w:rPr>
          <w:rFonts w:ascii="Times New Roman" w:hAnsi="Times New Roman" w:cs="Times New Roman"/>
          <w:sz w:val="24"/>
          <w:szCs w:val="24"/>
        </w:rPr>
        <w:t>ructure</w:t>
      </w:r>
      <w:proofErr w:type="spellEnd"/>
      <w:proofErr w:type="gramEnd"/>
      <w:r w:rsidR="002D22AD" w:rsidRPr="002D22AD">
        <w:rPr>
          <w:rFonts w:ascii="Times New Roman" w:hAnsi="Times New Roman" w:cs="Times New Roman"/>
          <w:sz w:val="24"/>
          <w:szCs w:val="24"/>
        </w:rPr>
        <w:t>, also being an important component of the economy.</w:t>
      </w:r>
    </w:p>
    <w:p w14:paraId="27264160" w14:textId="77777777" w:rsidR="002D22AD" w:rsidRPr="002D22AD" w:rsidRDefault="002D22AD" w:rsidP="00D17192">
      <w:pPr>
        <w:spacing w:line="360" w:lineRule="auto"/>
        <w:jc w:val="both"/>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6D65EAAE" wp14:editId="173707CE">
            <wp:extent cx="5940425" cy="2083435"/>
            <wp:effectExtent l="0" t="0" r="3175" b="0"/>
            <wp:docPr id="1870582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2083435"/>
                    </a:xfrm>
                    <a:prstGeom prst="rect">
                      <a:avLst/>
                    </a:prstGeom>
                    <a:noFill/>
                    <a:ln>
                      <a:noFill/>
                    </a:ln>
                  </pic:spPr>
                </pic:pic>
              </a:graphicData>
            </a:graphic>
          </wp:inline>
        </w:drawing>
      </w:r>
    </w:p>
    <w:p w14:paraId="01A6D3B9" w14:textId="77777777" w:rsidR="002D22AD" w:rsidRPr="002D22AD" w:rsidRDefault="002D5825" w:rsidP="00D1719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2D22AD" w:rsidRPr="002D22AD">
        <w:rPr>
          <w:rFonts w:ascii="Times New Roman" w:hAnsi="Times New Roman" w:cs="Times New Roman"/>
          <w:sz w:val="24"/>
          <w:szCs w:val="24"/>
        </w:rPr>
        <w:t>As a result, there is an assumption that the regions of Atyrau and Karaganda are the most important for investment, but there is no evidence yet to state that investment in fixed capital really affects the growth rate of GRP. Therefore, a vector autoregressive model was built to test our hypothesis.</w:t>
      </w:r>
    </w:p>
    <w:p w14:paraId="78151D7F" w14:textId="77777777" w:rsidR="002D22AD" w:rsidRPr="002D22AD" w:rsidRDefault="002D22AD" w:rsidP="00D17192">
      <w:pPr>
        <w:spacing w:line="360" w:lineRule="auto"/>
        <w:jc w:val="both"/>
        <w:rPr>
          <w:rFonts w:ascii="Times New Roman" w:hAnsi="Times New Roman" w:cs="Times New Roman"/>
          <w:sz w:val="24"/>
          <w:szCs w:val="24"/>
        </w:rPr>
      </w:pPr>
      <w:r w:rsidRPr="002D22AD">
        <w:rPr>
          <w:rFonts w:ascii="Times New Roman" w:hAnsi="Times New Roman" w:cs="Times New Roman"/>
          <w:sz w:val="24"/>
          <w:szCs w:val="24"/>
        </w:rPr>
        <w:t>Descriptive statistics for Atyrau region:</w:t>
      </w:r>
    </w:p>
    <w:p w14:paraId="5D19814E" w14:textId="77777777" w:rsidR="002D22AD" w:rsidRPr="002D22AD" w:rsidRDefault="002D22AD" w:rsidP="00D17192">
      <w:pPr>
        <w:spacing w:line="360" w:lineRule="auto"/>
        <w:jc w:val="both"/>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7B4263AC" wp14:editId="3CF6A5DC">
            <wp:extent cx="3192780" cy="2766060"/>
            <wp:effectExtent l="0" t="0" r="7620" b="0"/>
            <wp:docPr id="1343135889" name="Picture 8" descr="A table with numbers and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table with numbers and percentag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2780" cy="2766060"/>
                    </a:xfrm>
                    <a:prstGeom prst="rect">
                      <a:avLst/>
                    </a:prstGeom>
                    <a:noFill/>
                    <a:ln>
                      <a:noFill/>
                    </a:ln>
                  </pic:spPr>
                </pic:pic>
              </a:graphicData>
            </a:graphic>
          </wp:inline>
        </w:drawing>
      </w:r>
    </w:p>
    <w:p w14:paraId="36826F91" w14:textId="77777777" w:rsidR="002D22AD" w:rsidRPr="002D22AD" w:rsidRDefault="002D22AD" w:rsidP="00D17192">
      <w:pPr>
        <w:spacing w:line="360" w:lineRule="auto"/>
        <w:jc w:val="both"/>
        <w:rPr>
          <w:rFonts w:ascii="Times New Roman" w:hAnsi="Times New Roman" w:cs="Times New Roman"/>
          <w:sz w:val="24"/>
          <w:szCs w:val="24"/>
        </w:rPr>
      </w:pPr>
      <w:r w:rsidRPr="002D22AD">
        <w:rPr>
          <w:rFonts w:ascii="Times New Roman" w:hAnsi="Times New Roman" w:cs="Times New Roman"/>
          <w:sz w:val="24"/>
          <w:szCs w:val="24"/>
        </w:rPr>
        <w:t xml:space="preserve">Descriptive statistics for </w:t>
      </w:r>
      <w:proofErr w:type="spellStart"/>
      <w:r w:rsidRPr="002D22AD">
        <w:rPr>
          <w:rFonts w:ascii="Times New Roman" w:hAnsi="Times New Roman" w:cs="Times New Roman"/>
          <w:sz w:val="24"/>
          <w:szCs w:val="24"/>
        </w:rPr>
        <w:t>Karagandy</w:t>
      </w:r>
      <w:proofErr w:type="spellEnd"/>
      <w:r w:rsidRPr="002D22AD">
        <w:rPr>
          <w:rFonts w:ascii="Times New Roman" w:hAnsi="Times New Roman" w:cs="Times New Roman"/>
          <w:sz w:val="24"/>
          <w:szCs w:val="24"/>
        </w:rPr>
        <w:t xml:space="preserve"> region:</w:t>
      </w:r>
    </w:p>
    <w:p w14:paraId="44FEEC89" w14:textId="77777777" w:rsidR="002D22AD" w:rsidRPr="00D17192" w:rsidRDefault="002D22AD" w:rsidP="00D17192">
      <w:pPr>
        <w:spacing w:line="360" w:lineRule="auto"/>
        <w:jc w:val="both"/>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5D45C3CF" wp14:editId="5875C2B3">
            <wp:extent cx="3147060" cy="2781300"/>
            <wp:effectExtent l="0" t="0" r="0" b="0"/>
            <wp:docPr id="1047429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7060" cy="2781300"/>
                    </a:xfrm>
                    <a:prstGeom prst="rect">
                      <a:avLst/>
                    </a:prstGeom>
                    <a:noFill/>
                    <a:ln>
                      <a:noFill/>
                    </a:ln>
                  </pic:spPr>
                </pic:pic>
              </a:graphicData>
            </a:graphic>
          </wp:inline>
        </w:drawing>
      </w:r>
    </w:p>
    <w:p w14:paraId="02C51BF7" w14:textId="77777777" w:rsidR="00E9707D" w:rsidRPr="00D17192" w:rsidRDefault="00E9707D" w:rsidP="00D17192">
      <w:pPr>
        <w:spacing w:line="360" w:lineRule="auto"/>
        <w:jc w:val="both"/>
        <w:rPr>
          <w:rFonts w:ascii="Times New Roman" w:hAnsi="Times New Roman" w:cs="Times New Roman"/>
          <w:b/>
          <w:bCs/>
          <w:sz w:val="24"/>
          <w:szCs w:val="24"/>
        </w:rPr>
      </w:pPr>
      <w:r w:rsidRPr="00D17192">
        <w:rPr>
          <w:rFonts w:ascii="Times New Roman" w:hAnsi="Times New Roman" w:cs="Times New Roman"/>
          <w:b/>
          <w:bCs/>
          <w:sz w:val="24"/>
          <w:szCs w:val="24"/>
        </w:rPr>
        <w:t xml:space="preserve">            The visualizations were presented in the project on the </w:t>
      </w:r>
      <w:proofErr w:type="spellStart"/>
      <w:r w:rsidRPr="00D17192">
        <w:rPr>
          <w:rFonts w:ascii="Times New Roman" w:hAnsi="Times New Roman" w:cs="Times New Roman"/>
          <w:b/>
          <w:bCs/>
          <w:sz w:val="24"/>
          <w:szCs w:val="24"/>
        </w:rPr>
        <w:t>streamlit</w:t>
      </w:r>
      <w:proofErr w:type="spellEnd"/>
      <w:r w:rsidRPr="00D17192">
        <w:rPr>
          <w:rFonts w:ascii="Times New Roman" w:hAnsi="Times New Roman" w:cs="Times New Roman"/>
          <w:b/>
          <w:bCs/>
          <w:sz w:val="24"/>
          <w:szCs w:val="24"/>
        </w:rPr>
        <w:t xml:space="preserve"> platform, which we deployed using the Python programming language. The work is publicly available, but the project is being rolled up within 24 hours, so please notify us when you need to view it. We have attached a link for viewing below</w:t>
      </w:r>
      <w:r w:rsidR="00D244C9" w:rsidRPr="00D17192">
        <w:rPr>
          <w:rFonts w:ascii="Times New Roman" w:hAnsi="Times New Roman" w:cs="Times New Roman"/>
          <w:b/>
          <w:bCs/>
          <w:sz w:val="24"/>
          <w:szCs w:val="24"/>
        </w:rPr>
        <w:t>.</w:t>
      </w:r>
    </w:p>
    <w:p w14:paraId="5ECE7E30" w14:textId="77777777" w:rsidR="0014412F" w:rsidRPr="00D17192" w:rsidRDefault="005A4E9C" w:rsidP="00D17192">
      <w:pPr>
        <w:spacing w:line="360" w:lineRule="auto"/>
        <w:jc w:val="both"/>
        <w:rPr>
          <w:rFonts w:ascii="Times New Roman" w:hAnsi="Times New Roman" w:cs="Times New Roman"/>
          <w:b/>
          <w:bCs/>
          <w:sz w:val="24"/>
          <w:szCs w:val="24"/>
          <w:lang w:val="kk-KZ"/>
        </w:rPr>
      </w:pPr>
      <w:r w:rsidRPr="00D17192">
        <w:rPr>
          <w:rFonts w:ascii="Times New Roman" w:hAnsi="Times New Roman" w:cs="Times New Roman"/>
          <w:b/>
          <w:bCs/>
          <w:sz w:val="24"/>
          <w:szCs w:val="24"/>
        </w:rPr>
        <w:t>Link:</w:t>
      </w:r>
      <w:r w:rsidR="0014412F" w:rsidRPr="00D17192">
        <w:rPr>
          <w:rFonts w:ascii="Times New Roman" w:hAnsi="Times New Roman" w:cs="Times New Roman"/>
          <w:sz w:val="24"/>
          <w:szCs w:val="24"/>
        </w:rPr>
        <w:t xml:space="preserve"> </w:t>
      </w:r>
      <w:hyperlink r:id="rId17" w:history="1">
        <w:r w:rsidR="0014412F" w:rsidRPr="00D17192">
          <w:rPr>
            <w:rStyle w:val="Hyperlink"/>
            <w:rFonts w:ascii="Times New Roman" w:hAnsi="Times New Roman" w:cs="Times New Roman"/>
            <w:b/>
            <w:bCs/>
            <w:sz w:val="24"/>
            <w:szCs w:val="24"/>
            <w:lang w:val="kk-KZ"/>
          </w:rPr>
          <w:t>https://datathondemo-pwgxsyswrz8jz77kpfqjeq.streamlit.app/</w:t>
        </w:r>
      </w:hyperlink>
      <w:r w:rsidR="0014412F" w:rsidRPr="00D17192">
        <w:rPr>
          <w:rFonts w:ascii="Times New Roman" w:hAnsi="Times New Roman" w:cs="Times New Roman"/>
          <w:b/>
          <w:bCs/>
          <w:sz w:val="24"/>
          <w:szCs w:val="24"/>
          <w:lang w:val="kk-KZ"/>
        </w:rPr>
        <w:t xml:space="preserve"> </w:t>
      </w:r>
    </w:p>
    <w:p w14:paraId="32CBDEC4" w14:textId="77777777" w:rsidR="00390976" w:rsidRPr="00D17192" w:rsidRDefault="00390976" w:rsidP="00D17192">
      <w:pPr>
        <w:spacing w:line="360" w:lineRule="auto"/>
        <w:jc w:val="both"/>
        <w:rPr>
          <w:rFonts w:ascii="Times New Roman" w:hAnsi="Times New Roman" w:cs="Times New Roman"/>
          <w:sz w:val="24"/>
          <w:szCs w:val="24"/>
        </w:rPr>
      </w:pPr>
    </w:p>
    <w:p w14:paraId="522DE230" w14:textId="77777777" w:rsidR="005C21A3" w:rsidRPr="00D17192" w:rsidRDefault="005C21A3" w:rsidP="00D17192">
      <w:pPr>
        <w:pStyle w:val="Heading1"/>
        <w:spacing w:line="360" w:lineRule="auto"/>
        <w:rPr>
          <w:rFonts w:ascii="Times New Roman" w:hAnsi="Times New Roman" w:cs="Times New Roman"/>
          <w:b/>
          <w:bCs/>
          <w:sz w:val="24"/>
          <w:szCs w:val="24"/>
        </w:rPr>
      </w:pPr>
      <w:bookmarkStart w:id="3" w:name="_Toc193982766"/>
      <w:r w:rsidRPr="00D17192">
        <w:rPr>
          <w:rFonts w:ascii="Times New Roman" w:hAnsi="Times New Roman" w:cs="Times New Roman"/>
          <w:b/>
          <w:bCs/>
          <w:sz w:val="24"/>
          <w:szCs w:val="24"/>
        </w:rPr>
        <w:t>STATISTICAL INFERENCE AND FORECASTING</w:t>
      </w:r>
      <w:bookmarkEnd w:id="3"/>
    </w:p>
    <w:p w14:paraId="454B353C" w14:textId="77777777" w:rsidR="00390976" w:rsidRPr="00390976" w:rsidRDefault="00E23E12" w:rsidP="00D17192">
      <w:pPr>
        <w:spacing w:line="360" w:lineRule="auto"/>
        <w:rPr>
          <w:rFonts w:ascii="Times New Roman" w:hAnsi="Times New Roman" w:cs="Times New Roman"/>
          <w:sz w:val="24"/>
          <w:szCs w:val="24"/>
        </w:rPr>
      </w:pPr>
      <w:r w:rsidRPr="00D17192">
        <w:rPr>
          <w:rFonts w:ascii="Times New Roman" w:hAnsi="Times New Roman" w:cs="Times New Roman"/>
          <w:sz w:val="24"/>
          <w:szCs w:val="24"/>
        </w:rPr>
        <w:t xml:space="preserve">    </w:t>
      </w:r>
      <w:r w:rsidR="008D3A6F" w:rsidRPr="00D17192">
        <w:rPr>
          <w:rFonts w:ascii="Times New Roman" w:hAnsi="Times New Roman" w:cs="Times New Roman"/>
          <w:sz w:val="24"/>
          <w:szCs w:val="24"/>
        </w:rPr>
        <w:t xml:space="preserve">           </w:t>
      </w:r>
      <w:r w:rsidR="00390976" w:rsidRPr="00390976">
        <w:rPr>
          <w:rFonts w:ascii="Times New Roman" w:hAnsi="Times New Roman" w:cs="Times New Roman"/>
          <w:sz w:val="24"/>
          <w:szCs w:val="24"/>
        </w:rPr>
        <w:t>In this section of our study, we will look at how the data about real GRP and capital investment per capita for the years 2011 through 2024 can forecast the regional total output for 5 years (20 quarters) in Kazakhstan’s economically significant regions: Atyrau and Karaganda.</w:t>
      </w:r>
    </w:p>
    <w:p w14:paraId="71462AEA"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 xml:space="preserve">In our investigation, we used the Vector Autoregressive model (VAR). </w:t>
      </w:r>
    </w:p>
    <w:p w14:paraId="2BE95755" w14:textId="77777777" w:rsidR="00390976" w:rsidRPr="00390976" w:rsidRDefault="00390976" w:rsidP="00D17192">
      <w:pPr>
        <w:spacing w:line="360" w:lineRule="auto"/>
        <w:rPr>
          <w:rFonts w:ascii="Times New Roman" w:hAnsi="Times New Roman" w:cs="Times New Roman"/>
          <w:sz w:val="24"/>
          <w:szCs w:val="24"/>
        </w:rPr>
      </w:pPr>
    </w:p>
    <w:p w14:paraId="31C82954" w14:textId="77777777" w:rsidR="00390976" w:rsidRPr="00390976" w:rsidRDefault="00390976" w:rsidP="00D17192">
      <w:pPr>
        <w:spacing w:line="360" w:lineRule="auto"/>
        <w:rPr>
          <w:rFonts w:ascii="Times New Roman" w:hAnsi="Times New Roman" w:cs="Times New Roman"/>
          <w:sz w:val="24"/>
          <w:szCs w:val="24"/>
          <w:lang w:val="kk-KZ"/>
        </w:rPr>
      </w:pPr>
      <w:r w:rsidRPr="00390976">
        <w:rPr>
          <w:rFonts w:ascii="Times New Roman" w:hAnsi="Times New Roman" w:cs="Times New Roman"/>
          <w:sz w:val="24"/>
          <w:szCs w:val="24"/>
        </w:rPr>
        <w:t>Model Specification</w:t>
      </w:r>
    </w:p>
    <w:p w14:paraId="66E63FFF" w14:textId="77777777" w:rsidR="00390976" w:rsidRPr="00390976" w:rsidRDefault="002D5825"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 xml:space="preserve">We estimated the model using data from 55 quarters between 2011 and 2024. </w:t>
      </w:r>
    </w:p>
    <w:p w14:paraId="2A321A97"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The model is specified as follows:</w:t>
      </w:r>
    </w:p>
    <w:p w14:paraId="5F32DD7C" w14:textId="77777777" w:rsidR="00390976" w:rsidRPr="00390976" w:rsidRDefault="00000000" w:rsidP="00D17192">
      <w:pPr>
        <w:spacing w:line="360" w:lineRule="auto"/>
        <w:rPr>
          <w:rFonts w:ascii="Times New Roman" w:hAnsi="Times New Roman" w:cs="Times New Roman"/>
          <w:i/>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4</m:t>
            </m:r>
          </m:sub>
        </m:sSub>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4</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t-4</m:t>
            </m:r>
          </m:sub>
        </m:sSub>
        <m:r>
          <w:rPr>
            <w:rFonts w:ascii="Cambria Math" w:hAnsi="Cambria Math" w:cs="Times New Roman"/>
            <w:sz w:val="24"/>
            <w:szCs w:val="24"/>
          </w:rPr>
          <m:t xml:space="preserve">+  </m:t>
        </m:r>
      </m:oMath>
      <w:r w:rsidR="00390976" w:rsidRPr="00390976">
        <w:rPr>
          <w:rFonts w:ascii="Times New Roman" w:hAnsi="Times New Roman" w:cs="Times New Roman"/>
          <w:i/>
          <w:sz w:val="24"/>
          <w:szCs w:val="24"/>
        </w:rPr>
        <w:t>….</w:t>
      </w:r>
    </w:p>
    <w:p w14:paraId="3D67B497" w14:textId="77777777" w:rsidR="00390976" w:rsidRPr="00390976" w:rsidRDefault="00000000" w:rsidP="00D17192">
      <w:pPr>
        <w:spacing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oMath>
      <w:r w:rsidR="00390976" w:rsidRPr="00390976">
        <w:rPr>
          <w:rFonts w:ascii="Times New Roman" w:hAnsi="Times New Roman" w:cs="Times New Roman"/>
          <w:sz w:val="24"/>
          <w:szCs w:val="24"/>
        </w:rPr>
        <w:t xml:space="preserve"> – the change of Real GRP per capita (in thousands of tenge) in the </w:t>
      </w:r>
      <w:proofErr w:type="spellStart"/>
      <w:r w:rsidR="00390976" w:rsidRPr="00390976">
        <w:rPr>
          <w:rFonts w:ascii="Times New Roman" w:hAnsi="Times New Roman" w:cs="Times New Roman"/>
          <w:sz w:val="24"/>
          <w:szCs w:val="24"/>
        </w:rPr>
        <w:t>t</w:t>
      </w:r>
      <w:r w:rsidR="00390976" w:rsidRPr="00390976">
        <w:rPr>
          <w:rFonts w:ascii="Times New Roman" w:hAnsi="Times New Roman" w:cs="Times New Roman"/>
          <w:sz w:val="24"/>
          <w:szCs w:val="24"/>
          <w:vertAlign w:val="superscript"/>
        </w:rPr>
        <w:t>th</w:t>
      </w:r>
      <w:proofErr w:type="spellEnd"/>
      <w:r w:rsidR="00390976" w:rsidRPr="00390976">
        <w:rPr>
          <w:rFonts w:ascii="Times New Roman" w:hAnsi="Times New Roman" w:cs="Times New Roman"/>
          <w:sz w:val="24"/>
          <w:szCs w:val="24"/>
        </w:rPr>
        <w:t xml:space="preserve"> quarter</w:t>
      </w:r>
      <w:r w:rsidR="00390976" w:rsidRPr="00390976">
        <w:rPr>
          <w:rFonts w:ascii="Times New Roman" w:hAnsi="Times New Roman" w:cs="Times New Roman"/>
          <w:sz w:val="24"/>
          <w:szCs w:val="24"/>
          <w:lang w:val="kk-KZ"/>
        </w:rPr>
        <w:t xml:space="preserve"> </w:t>
      </w:r>
      <w:r w:rsidR="00390976" w:rsidRPr="00390976">
        <w:rPr>
          <w:rFonts w:ascii="Times New Roman" w:hAnsi="Times New Roman" w:cs="Times New Roman"/>
          <w:sz w:val="24"/>
          <w:szCs w:val="24"/>
        </w:rPr>
        <w:t>relative to the t-1 quarter</w:t>
      </w:r>
    </w:p>
    <w:p w14:paraId="4E87D6D4" w14:textId="77777777" w:rsidR="00390976" w:rsidRPr="00390976" w:rsidRDefault="00000000" w:rsidP="00D17192">
      <w:pPr>
        <w:spacing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oMath>
      <w:r w:rsidR="00390976" w:rsidRPr="00390976">
        <w:rPr>
          <w:rFonts w:ascii="Times New Roman" w:hAnsi="Times New Roman" w:cs="Times New Roman"/>
          <w:sz w:val="24"/>
          <w:szCs w:val="24"/>
        </w:rPr>
        <w:t xml:space="preserve"> – the change of Real capital investment per capita (in thousands of tenge) in the </w:t>
      </w:r>
      <w:proofErr w:type="spellStart"/>
      <w:r w:rsidR="00390976" w:rsidRPr="00390976">
        <w:rPr>
          <w:rFonts w:ascii="Times New Roman" w:hAnsi="Times New Roman" w:cs="Times New Roman"/>
          <w:sz w:val="24"/>
          <w:szCs w:val="24"/>
        </w:rPr>
        <w:t>t</w:t>
      </w:r>
      <w:r w:rsidR="00390976" w:rsidRPr="00390976">
        <w:rPr>
          <w:rFonts w:ascii="Times New Roman" w:hAnsi="Times New Roman" w:cs="Times New Roman"/>
          <w:sz w:val="24"/>
          <w:szCs w:val="24"/>
          <w:vertAlign w:val="superscript"/>
        </w:rPr>
        <w:t>th</w:t>
      </w:r>
      <w:proofErr w:type="spellEnd"/>
      <w:r w:rsidR="00390976" w:rsidRPr="00390976">
        <w:rPr>
          <w:rFonts w:ascii="Times New Roman" w:hAnsi="Times New Roman" w:cs="Times New Roman"/>
          <w:sz w:val="24"/>
          <w:szCs w:val="24"/>
        </w:rPr>
        <w:t> quarter relative to the t-1 quarter</w:t>
      </w:r>
    </w:p>
    <w:p w14:paraId="4C4951EA" w14:textId="77777777" w:rsidR="00390976" w:rsidRPr="00390976" w:rsidRDefault="00000000" w:rsidP="00D17192">
      <w:pPr>
        <w:spacing w:line="360" w:lineRule="auto"/>
        <w:rPr>
          <w:rFonts w:ascii="Times New Roman" w:hAnsi="Times New Roman" w:cs="Times New Roman"/>
          <w:sz w:val="24"/>
          <w:szCs w:val="24"/>
          <w:lang w:val="kk-KZ"/>
        </w:rPr>
      </w:pP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r>
          <w:rPr>
            <w:rFonts w:ascii="Cambria Math" w:hAnsi="Cambria Math" w:cs="Times New Roman"/>
            <w:sz w:val="24"/>
            <w:szCs w:val="24"/>
          </w:rPr>
          <m:t xml:space="preserve"> </m:t>
        </m:r>
      </m:oMath>
      <w:r w:rsidR="00390976" w:rsidRPr="00390976">
        <w:rPr>
          <w:rFonts w:ascii="Times New Roman" w:hAnsi="Times New Roman" w:cs="Times New Roman"/>
          <w:sz w:val="24"/>
          <w:szCs w:val="24"/>
        </w:rPr>
        <w:t>– Intercept of the model</w:t>
      </w:r>
    </w:p>
    <w:p w14:paraId="33D8621D" w14:textId="77777777" w:rsidR="00390976" w:rsidRPr="00390976" w:rsidRDefault="00000000" w:rsidP="00D17192">
      <w:pPr>
        <w:spacing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t</m:t>
            </m:r>
          </m:sub>
        </m:sSub>
      </m:oMath>
      <w:r w:rsidR="00390976" w:rsidRPr="00390976">
        <w:rPr>
          <w:rFonts w:ascii="Times New Roman" w:hAnsi="Times New Roman" w:cs="Times New Roman"/>
          <w:sz w:val="24"/>
          <w:szCs w:val="24"/>
        </w:rPr>
        <w:t xml:space="preserve"> – Disturbance term </w:t>
      </w:r>
    </w:p>
    <w:p w14:paraId="0F38BFCA" w14:textId="77777777" w:rsidR="00390976" w:rsidRPr="00390976" w:rsidRDefault="002D5825"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In order to find the optimal lag length for our VAR model, we applied several informational criteria: Akaike Information Criterion (AIC), Hannan-Quinn Criterion (HQ), Schwarz Criterion (SC), and Final Prediction Error (FPE).</w:t>
      </w:r>
    </w:p>
    <w:p w14:paraId="0F226647" w14:textId="77777777" w:rsidR="00390976" w:rsidRPr="00390976" w:rsidRDefault="00390976" w:rsidP="00D17192">
      <w:pPr>
        <w:spacing w:line="360" w:lineRule="auto"/>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38BB3973" wp14:editId="0197C440">
            <wp:extent cx="2575560" cy="518160"/>
            <wp:effectExtent l="0" t="0" r="0" b="0"/>
            <wp:docPr id="882896267" name="Picture 38"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close up of a numb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5560" cy="518160"/>
                    </a:xfrm>
                    <a:prstGeom prst="rect">
                      <a:avLst/>
                    </a:prstGeom>
                    <a:noFill/>
                    <a:ln>
                      <a:noFill/>
                    </a:ln>
                  </pic:spPr>
                </pic:pic>
              </a:graphicData>
            </a:graphic>
          </wp:inline>
        </w:drawing>
      </w:r>
    </w:p>
    <w:p w14:paraId="35BA669E"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b/>
        <w:t>All of them showed that 5 lags should be used.</w:t>
      </w:r>
    </w:p>
    <w:p w14:paraId="4AFF9769" w14:textId="77777777" w:rsidR="00390976" w:rsidRPr="00390976" w:rsidRDefault="00390976" w:rsidP="00D17192">
      <w:pPr>
        <w:spacing w:line="360" w:lineRule="auto"/>
        <w:rPr>
          <w:rFonts w:ascii="Times New Roman" w:hAnsi="Times New Roman" w:cs="Times New Roman"/>
          <w:sz w:val="24"/>
          <w:szCs w:val="24"/>
        </w:rPr>
      </w:pPr>
    </w:p>
    <w:p w14:paraId="4A607315" w14:textId="77777777" w:rsidR="00390976" w:rsidRPr="00390976" w:rsidRDefault="00390976" w:rsidP="00D17192">
      <w:pPr>
        <w:spacing w:line="360" w:lineRule="auto"/>
        <w:rPr>
          <w:rFonts w:ascii="Times New Roman" w:hAnsi="Times New Roman" w:cs="Times New Roman"/>
          <w:sz w:val="24"/>
          <w:szCs w:val="24"/>
        </w:rPr>
      </w:pPr>
    </w:p>
    <w:p w14:paraId="712BC198" w14:textId="77777777" w:rsidR="00390976" w:rsidRPr="00390976" w:rsidRDefault="00390976" w:rsidP="00D17192">
      <w:pPr>
        <w:spacing w:line="360" w:lineRule="auto"/>
        <w:rPr>
          <w:rFonts w:ascii="Times New Roman" w:hAnsi="Times New Roman" w:cs="Times New Roman"/>
          <w:b/>
          <w:bCs/>
          <w:sz w:val="24"/>
          <w:szCs w:val="24"/>
        </w:rPr>
      </w:pPr>
      <w:r w:rsidRPr="00390976">
        <w:rPr>
          <w:rFonts w:ascii="Times New Roman" w:hAnsi="Times New Roman" w:cs="Times New Roman"/>
          <w:b/>
          <w:bCs/>
          <w:sz w:val="24"/>
          <w:szCs w:val="24"/>
        </w:rPr>
        <w:t>Analysis of Atyrau</w:t>
      </w:r>
    </w:p>
    <w:p w14:paraId="36AEE3AC" w14:textId="77777777" w:rsidR="00390976" w:rsidRP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Tests for stationarity and causality in data</w:t>
      </w:r>
    </w:p>
    <w:p w14:paraId="6E611646"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lastRenderedPageBreak/>
        <w:t>We conducted several tests to check our data for causality and stationarity, and whether we can imply VAR or not.</w:t>
      </w:r>
    </w:p>
    <w:p w14:paraId="1DA05EA3" w14:textId="77777777" w:rsidR="00390976" w:rsidRPr="00390976" w:rsidRDefault="00390976" w:rsidP="00D17192">
      <w:pPr>
        <w:numPr>
          <w:ilvl w:val="0"/>
          <w:numId w:val="1"/>
        </w:numPr>
        <w:spacing w:line="360" w:lineRule="auto"/>
        <w:rPr>
          <w:rFonts w:ascii="Times New Roman" w:hAnsi="Times New Roman" w:cs="Times New Roman"/>
          <w:sz w:val="24"/>
          <w:szCs w:val="24"/>
        </w:rPr>
      </w:pPr>
      <w:r w:rsidRPr="00390976">
        <w:rPr>
          <w:rFonts w:ascii="Times New Roman" w:hAnsi="Times New Roman" w:cs="Times New Roman"/>
          <w:sz w:val="24"/>
          <w:szCs w:val="24"/>
        </w:rPr>
        <w:t>Granger Causality Test</w:t>
      </w:r>
    </w:p>
    <w:p w14:paraId="2C5B5993" w14:textId="77777777" w:rsidR="00390976" w:rsidRP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The Granger Causality Test is a statistical hypothesis test for determining whether one time series is useful in forecasting another.</w:t>
      </w:r>
    </w:p>
    <w:p w14:paraId="47882562" w14:textId="77777777" w:rsidR="00390976" w:rsidRPr="00390976" w:rsidRDefault="00390976" w:rsidP="00D17192">
      <w:pPr>
        <w:spacing w:line="360" w:lineRule="auto"/>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36508C10" wp14:editId="4B1A2039">
            <wp:extent cx="5303520" cy="1386840"/>
            <wp:effectExtent l="0" t="0" r="0" b="3810"/>
            <wp:docPr id="12794556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3520" cy="1386840"/>
                    </a:xfrm>
                    <a:prstGeom prst="rect">
                      <a:avLst/>
                    </a:prstGeom>
                    <a:noFill/>
                    <a:ln>
                      <a:noFill/>
                    </a:ln>
                  </pic:spPr>
                </pic:pic>
              </a:graphicData>
            </a:graphic>
          </wp:inline>
        </w:drawing>
      </w:r>
    </w:p>
    <w:p w14:paraId="4D0EF74B" w14:textId="77777777" w:rsidR="00390976" w:rsidRP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 xml:space="preserve">As we </w:t>
      </w:r>
      <w:r w:rsidRPr="00390976">
        <w:rPr>
          <w:rFonts w:ascii="Times New Roman" w:hAnsi="Times New Roman" w:cs="Times New Roman"/>
          <w:sz w:val="24"/>
          <w:szCs w:val="24"/>
        </w:rPr>
        <w:t>c</w:t>
      </w:r>
      <w:r>
        <w:rPr>
          <w:rFonts w:ascii="Times New Roman" w:hAnsi="Times New Roman" w:cs="Times New Roman"/>
          <w:sz w:val="24"/>
          <w:szCs w:val="24"/>
        </w:rPr>
        <w:t>a</w:t>
      </w:r>
      <w:r w:rsidRPr="00390976">
        <w:rPr>
          <w:rFonts w:ascii="Times New Roman" w:hAnsi="Times New Roman" w:cs="Times New Roman"/>
          <w:sz w:val="24"/>
          <w:szCs w:val="24"/>
        </w:rPr>
        <w:t>n</w:t>
      </w:r>
      <w:r w:rsidR="00390976" w:rsidRPr="00390976">
        <w:rPr>
          <w:rFonts w:ascii="Times New Roman" w:hAnsi="Times New Roman" w:cs="Times New Roman"/>
          <w:sz w:val="24"/>
          <w:szCs w:val="24"/>
        </w:rPr>
        <w:t xml:space="preserve"> see, the p-value is 0.05358, which is slightly above 0.05. It indicates that we can reject the null hypothesis at a 10% significance level. We have enough statistical evidence that changes in real capital investment and real GRP per capita in the previous quarters predict </w:t>
      </w:r>
      <w:r>
        <w:rPr>
          <w:rFonts w:ascii="Times New Roman" w:hAnsi="Times New Roman" w:cs="Times New Roman"/>
          <w:sz w:val="24"/>
          <w:szCs w:val="24"/>
        </w:rPr>
        <w:t xml:space="preserve"> </w:t>
      </w:r>
      <w:r w:rsidR="00390976" w:rsidRPr="00390976">
        <w:rPr>
          <w:rFonts w:ascii="Times New Roman" w:hAnsi="Times New Roman" w:cs="Times New Roman"/>
          <w:sz w:val="24"/>
          <w:szCs w:val="24"/>
        </w:rPr>
        <w:t>changes in real GRP per capita in the current quarter.</w:t>
      </w:r>
    </w:p>
    <w:p w14:paraId="5231D827" w14:textId="77777777" w:rsidR="00390976" w:rsidRPr="00390976" w:rsidRDefault="00390976" w:rsidP="00D17192">
      <w:pPr>
        <w:numPr>
          <w:ilvl w:val="0"/>
          <w:numId w:val="1"/>
        </w:numPr>
        <w:spacing w:line="360" w:lineRule="auto"/>
        <w:rPr>
          <w:rFonts w:ascii="Times New Roman" w:hAnsi="Times New Roman" w:cs="Times New Roman"/>
          <w:sz w:val="24"/>
          <w:szCs w:val="24"/>
        </w:rPr>
      </w:pPr>
      <w:r w:rsidRPr="00390976">
        <w:rPr>
          <w:rFonts w:ascii="Times New Roman" w:hAnsi="Times New Roman" w:cs="Times New Roman"/>
          <w:sz w:val="24"/>
          <w:szCs w:val="24"/>
        </w:rPr>
        <w:t>Instantaneous Causality Test</w:t>
      </w:r>
    </w:p>
    <w:p w14:paraId="5D3E3D30" w14:textId="77777777" w:rsidR="00390976" w:rsidRP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The instantaneous causality test looks for an immediate causal link between two variables, or whether there is a relationship between the values of variables throughout the same quarter.</w:t>
      </w:r>
    </w:p>
    <w:p w14:paraId="37BE3F4B" w14:textId="77777777" w:rsidR="00390976" w:rsidRPr="00390976" w:rsidRDefault="00390976" w:rsidP="00D17192">
      <w:pPr>
        <w:spacing w:line="360" w:lineRule="auto"/>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44530AEA" wp14:editId="40D6958A">
            <wp:extent cx="5265420" cy="1150620"/>
            <wp:effectExtent l="0" t="0" r="0" b="0"/>
            <wp:docPr id="1620034378" name="Picture 3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 white background with black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5420" cy="1150620"/>
                    </a:xfrm>
                    <a:prstGeom prst="rect">
                      <a:avLst/>
                    </a:prstGeom>
                    <a:noFill/>
                    <a:ln>
                      <a:noFill/>
                    </a:ln>
                  </pic:spPr>
                </pic:pic>
              </a:graphicData>
            </a:graphic>
          </wp:inline>
        </w:drawing>
      </w:r>
    </w:p>
    <w:p w14:paraId="188EE675" w14:textId="77777777" w:rsidR="00390976" w:rsidRP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413927B9" w:rsidRPr="772AD8F5">
        <w:rPr>
          <w:rFonts w:ascii="Times New Roman" w:hAnsi="Times New Roman" w:cs="Times New Roman"/>
          <w:sz w:val="24"/>
          <w:szCs w:val="24"/>
        </w:rPr>
        <w:t>The</w:t>
      </w:r>
      <w:r w:rsidR="413927B9" w:rsidRPr="3A9DE6D7">
        <w:rPr>
          <w:rFonts w:ascii="Times New Roman" w:hAnsi="Times New Roman" w:cs="Times New Roman"/>
          <w:sz w:val="24"/>
          <w:szCs w:val="24"/>
        </w:rPr>
        <w:t xml:space="preserve"> </w:t>
      </w:r>
      <w:r w:rsidR="413927B9" w:rsidRPr="584607E9">
        <w:rPr>
          <w:rFonts w:ascii="Times New Roman" w:hAnsi="Times New Roman" w:cs="Times New Roman"/>
          <w:sz w:val="24"/>
          <w:szCs w:val="24"/>
        </w:rPr>
        <w:t>p</w:t>
      </w:r>
      <w:r w:rsidR="00390976" w:rsidRPr="00390976">
        <w:rPr>
          <w:rFonts w:ascii="Times New Roman" w:hAnsi="Times New Roman" w:cs="Times New Roman"/>
          <w:sz w:val="24"/>
          <w:szCs w:val="24"/>
        </w:rPr>
        <w:t>-value of 0.0684 indicates that we can reject the H</w:t>
      </w:r>
      <w:r w:rsidR="00390976" w:rsidRPr="00390976">
        <w:rPr>
          <w:rFonts w:ascii="Times New Roman" w:hAnsi="Times New Roman" w:cs="Times New Roman"/>
          <w:sz w:val="24"/>
          <w:szCs w:val="24"/>
          <w:vertAlign w:val="subscript"/>
          <w:lang w:val="kk-KZ"/>
        </w:rPr>
        <w:t xml:space="preserve">0 </w:t>
      </w:r>
      <w:r w:rsidR="00390976" w:rsidRPr="00390976">
        <w:rPr>
          <w:rFonts w:ascii="Times New Roman" w:hAnsi="Times New Roman" w:cs="Times New Roman"/>
          <w:sz w:val="24"/>
          <w:szCs w:val="24"/>
        </w:rPr>
        <w:t>at a 10% significance level. There is instantaneous causality between real capital investment and RGRP per capita.</w:t>
      </w:r>
    </w:p>
    <w:p w14:paraId="3D2BD18C" w14:textId="77777777" w:rsidR="00390976" w:rsidRPr="00390976" w:rsidRDefault="00390976" w:rsidP="00D17192">
      <w:pPr>
        <w:numPr>
          <w:ilvl w:val="0"/>
          <w:numId w:val="1"/>
        </w:numPr>
        <w:spacing w:line="360" w:lineRule="auto"/>
        <w:rPr>
          <w:rFonts w:ascii="Times New Roman" w:hAnsi="Times New Roman" w:cs="Times New Roman"/>
          <w:sz w:val="24"/>
          <w:szCs w:val="24"/>
        </w:rPr>
      </w:pPr>
      <w:r w:rsidRPr="00390976">
        <w:rPr>
          <w:rFonts w:ascii="Times New Roman" w:hAnsi="Times New Roman" w:cs="Times New Roman"/>
          <w:sz w:val="24"/>
          <w:szCs w:val="24"/>
        </w:rPr>
        <w:t xml:space="preserve">Augmented Dickey-Fuller (ADF) Test </w:t>
      </w:r>
    </w:p>
    <w:p w14:paraId="5512C6CB" w14:textId="77777777" w:rsidR="00390976" w:rsidRP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The Augmented Dickey-Fuller test is used to determine if a time series has a single root, indicating non-stationarity.</w:t>
      </w:r>
    </w:p>
    <w:p w14:paraId="4C6138E8" w14:textId="77777777" w:rsidR="00390976" w:rsidRPr="00390976" w:rsidRDefault="00390976" w:rsidP="00D17192">
      <w:pPr>
        <w:spacing w:line="360" w:lineRule="auto"/>
        <w:rPr>
          <w:rFonts w:ascii="Times New Roman" w:hAnsi="Times New Roman" w:cs="Times New Roman"/>
          <w:sz w:val="24"/>
          <w:szCs w:val="24"/>
        </w:rPr>
      </w:pPr>
    </w:p>
    <w:p w14:paraId="48D0E9FB" w14:textId="77777777" w:rsidR="00390976" w:rsidRPr="00390976" w:rsidRDefault="00390976" w:rsidP="00D17192">
      <w:pPr>
        <w:spacing w:line="360" w:lineRule="auto"/>
        <w:rPr>
          <w:rFonts w:ascii="Times New Roman" w:hAnsi="Times New Roman" w:cs="Times New Roman"/>
          <w:sz w:val="24"/>
          <w:szCs w:val="24"/>
        </w:rPr>
      </w:pPr>
      <w:r w:rsidRPr="00D17192">
        <w:rPr>
          <w:rFonts w:ascii="Times New Roman" w:hAnsi="Times New Roman" w:cs="Times New Roman"/>
          <w:noProof/>
          <w:sz w:val="24"/>
          <w:szCs w:val="24"/>
        </w:rPr>
        <w:lastRenderedPageBreak/>
        <w:drawing>
          <wp:inline distT="0" distB="0" distL="0" distR="0" wp14:anchorId="0333A382" wp14:editId="6F145391">
            <wp:extent cx="5257800" cy="2133600"/>
            <wp:effectExtent l="0" t="0" r="0" b="0"/>
            <wp:docPr id="502992921" name="Picture 35" descr="A computer screen 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omputer screen shot of a tes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7800" cy="2133600"/>
                    </a:xfrm>
                    <a:prstGeom prst="rect">
                      <a:avLst/>
                    </a:prstGeom>
                    <a:noFill/>
                    <a:ln>
                      <a:noFill/>
                    </a:ln>
                  </pic:spPr>
                </pic:pic>
              </a:graphicData>
            </a:graphic>
          </wp:inline>
        </w:drawing>
      </w:r>
    </w:p>
    <w:p w14:paraId="11AD29E3" w14:textId="77777777" w:rsidR="00390976" w:rsidRP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 xml:space="preserve">In both cases, we have a problem of non-stationarity, since p-values are very high. As a result, we apply the first difference to both variables to transform them into stationary series. Non-stationarity might be caused by a steady trend and seasonal patterns, even though our variables are adjusted for inflation. </w:t>
      </w:r>
    </w:p>
    <w:p w14:paraId="3B2CABED"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lang w:val="kk-KZ"/>
        </w:rPr>
        <w:tab/>
      </w:r>
      <w:r w:rsidRPr="00390976">
        <w:rPr>
          <w:rFonts w:ascii="Times New Roman" w:hAnsi="Times New Roman" w:cs="Times New Roman"/>
          <w:sz w:val="24"/>
          <w:szCs w:val="24"/>
        </w:rPr>
        <w:t xml:space="preserve">Based on the results of the </w:t>
      </w:r>
      <w:r w:rsidR="009B52F5">
        <w:rPr>
          <w:rFonts w:ascii="Times New Roman" w:hAnsi="Times New Roman" w:cs="Times New Roman"/>
          <w:sz w:val="24"/>
          <w:szCs w:val="24"/>
        </w:rPr>
        <w:t xml:space="preserve">tests </w:t>
      </w:r>
      <w:r w:rsidR="00595E86" w:rsidRPr="00D17192">
        <w:rPr>
          <w:rFonts w:ascii="Times New Roman" w:hAnsi="Times New Roman" w:cs="Times New Roman"/>
          <w:sz w:val="24"/>
          <w:szCs w:val="24"/>
        </w:rPr>
        <w:t>performed</w:t>
      </w:r>
      <w:r w:rsidRPr="00390976">
        <w:rPr>
          <w:rFonts w:ascii="Times New Roman" w:hAnsi="Times New Roman" w:cs="Times New Roman"/>
          <w:sz w:val="24"/>
          <w:szCs w:val="24"/>
        </w:rPr>
        <w:t>, we can say that a VAR framework can be used to model the variables. However, first, we should apply the first difference to our data.</w:t>
      </w:r>
    </w:p>
    <w:p w14:paraId="3BCC815C" w14:textId="77777777" w:rsidR="00390976" w:rsidRDefault="00390976" w:rsidP="00D17192">
      <w:pPr>
        <w:spacing w:line="360" w:lineRule="auto"/>
        <w:rPr>
          <w:rFonts w:ascii="Times New Roman" w:hAnsi="Times New Roman" w:cs="Times New Roman"/>
          <w:sz w:val="24"/>
          <w:szCs w:val="24"/>
        </w:rPr>
      </w:pPr>
    </w:p>
    <w:p w14:paraId="2F8B6D3B" w14:textId="77777777" w:rsidR="009B52F5" w:rsidRDefault="009B52F5" w:rsidP="00D17192">
      <w:pPr>
        <w:spacing w:line="360" w:lineRule="auto"/>
        <w:rPr>
          <w:rFonts w:ascii="Times New Roman" w:hAnsi="Times New Roman" w:cs="Times New Roman"/>
          <w:sz w:val="24"/>
          <w:szCs w:val="24"/>
        </w:rPr>
      </w:pPr>
    </w:p>
    <w:p w14:paraId="12EA3CDD" w14:textId="77777777" w:rsidR="009B52F5" w:rsidRDefault="009B52F5" w:rsidP="00D17192">
      <w:pPr>
        <w:spacing w:line="360" w:lineRule="auto"/>
        <w:rPr>
          <w:rFonts w:ascii="Times New Roman" w:hAnsi="Times New Roman" w:cs="Times New Roman"/>
          <w:sz w:val="24"/>
          <w:szCs w:val="24"/>
        </w:rPr>
      </w:pPr>
    </w:p>
    <w:p w14:paraId="3F2DA840" w14:textId="77777777" w:rsidR="009B52F5" w:rsidRDefault="009B52F5" w:rsidP="00D17192">
      <w:pPr>
        <w:spacing w:line="360" w:lineRule="auto"/>
        <w:rPr>
          <w:rFonts w:ascii="Times New Roman" w:hAnsi="Times New Roman" w:cs="Times New Roman"/>
          <w:sz w:val="24"/>
          <w:szCs w:val="24"/>
        </w:rPr>
      </w:pPr>
    </w:p>
    <w:p w14:paraId="559C8168" w14:textId="77777777" w:rsidR="009B52F5" w:rsidRDefault="009B52F5" w:rsidP="00D17192">
      <w:pPr>
        <w:spacing w:line="360" w:lineRule="auto"/>
        <w:rPr>
          <w:rFonts w:ascii="Times New Roman" w:hAnsi="Times New Roman" w:cs="Times New Roman"/>
          <w:sz w:val="24"/>
          <w:szCs w:val="24"/>
        </w:rPr>
      </w:pPr>
    </w:p>
    <w:p w14:paraId="701D4AAB" w14:textId="77777777" w:rsidR="009B52F5" w:rsidRDefault="009B52F5" w:rsidP="00D17192">
      <w:pPr>
        <w:spacing w:line="360" w:lineRule="auto"/>
        <w:rPr>
          <w:rFonts w:ascii="Times New Roman" w:hAnsi="Times New Roman" w:cs="Times New Roman"/>
          <w:sz w:val="24"/>
          <w:szCs w:val="24"/>
        </w:rPr>
      </w:pPr>
    </w:p>
    <w:p w14:paraId="2EC684CC" w14:textId="77777777" w:rsidR="009B52F5" w:rsidRDefault="009B52F5" w:rsidP="00D17192">
      <w:pPr>
        <w:spacing w:line="360" w:lineRule="auto"/>
        <w:rPr>
          <w:rFonts w:ascii="Times New Roman" w:hAnsi="Times New Roman" w:cs="Times New Roman"/>
          <w:sz w:val="24"/>
          <w:szCs w:val="24"/>
        </w:rPr>
      </w:pPr>
    </w:p>
    <w:p w14:paraId="10E1578F" w14:textId="77777777" w:rsidR="009B52F5" w:rsidRDefault="009B52F5" w:rsidP="00D17192">
      <w:pPr>
        <w:spacing w:line="360" w:lineRule="auto"/>
        <w:rPr>
          <w:rFonts w:ascii="Times New Roman" w:hAnsi="Times New Roman" w:cs="Times New Roman"/>
          <w:sz w:val="24"/>
          <w:szCs w:val="24"/>
        </w:rPr>
      </w:pPr>
    </w:p>
    <w:p w14:paraId="2FE8CD6F" w14:textId="77777777" w:rsidR="009B52F5" w:rsidRDefault="009B52F5" w:rsidP="00D17192">
      <w:pPr>
        <w:spacing w:line="360" w:lineRule="auto"/>
        <w:rPr>
          <w:rFonts w:ascii="Times New Roman" w:hAnsi="Times New Roman" w:cs="Times New Roman"/>
          <w:sz w:val="24"/>
          <w:szCs w:val="24"/>
        </w:rPr>
      </w:pPr>
    </w:p>
    <w:p w14:paraId="111DF5EA" w14:textId="77777777" w:rsidR="009B52F5" w:rsidRDefault="009B52F5" w:rsidP="00D17192">
      <w:pPr>
        <w:spacing w:line="360" w:lineRule="auto"/>
        <w:rPr>
          <w:rFonts w:ascii="Times New Roman" w:hAnsi="Times New Roman" w:cs="Times New Roman"/>
          <w:sz w:val="24"/>
          <w:szCs w:val="24"/>
        </w:rPr>
      </w:pPr>
    </w:p>
    <w:p w14:paraId="456FDCA3" w14:textId="77777777" w:rsidR="009B52F5" w:rsidRDefault="009B52F5" w:rsidP="00D17192">
      <w:pPr>
        <w:spacing w:line="360" w:lineRule="auto"/>
        <w:rPr>
          <w:rFonts w:ascii="Times New Roman" w:hAnsi="Times New Roman" w:cs="Times New Roman"/>
          <w:sz w:val="24"/>
          <w:szCs w:val="24"/>
        </w:rPr>
      </w:pPr>
    </w:p>
    <w:p w14:paraId="6F702FC1" w14:textId="77777777" w:rsidR="009B52F5" w:rsidRDefault="009B52F5" w:rsidP="00D17192">
      <w:pPr>
        <w:spacing w:line="360" w:lineRule="auto"/>
        <w:rPr>
          <w:rFonts w:ascii="Times New Roman" w:hAnsi="Times New Roman" w:cs="Times New Roman"/>
          <w:sz w:val="24"/>
          <w:szCs w:val="24"/>
        </w:rPr>
      </w:pPr>
    </w:p>
    <w:p w14:paraId="3DE4F773" w14:textId="77777777" w:rsidR="009B52F5" w:rsidRPr="00390976" w:rsidRDefault="009B52F5" w:rsidP="00D17192">
      <w:pPr>
        <w:spacing w:line="360" w:lineRule="auto"/>
        <w:rPr>
          <w:rFonts w:ascii="Times New Roman" w:hAnsi="Times New Roman" w:cs="Times New Roman"/>
          <w:sz w:val="24"/>
          <w:szCs w:val="24"/>
        </w:rPr>
      </w:pPr>
    </w:p>
    <w:p w14:paraId="13F5C5D4" w14:textId="77777777" w:rsidR="00390976" w:rsidRPr="00390976" w:rsidRDefault="00390976" w:rsidP="00D17192">
      <w:pPr>
        <w:spacing w:line="360" w:lineRule="auto"/>
        <w:rPr>
          <w:rFonts w:ascii="Times New Roman" w:hAnsi="Times New Roman" w:cs="Times New Roman"/>
          <w:sz w:val="24"/>
          <w:szCs w:val="24"/>
          <w:lang w:val="ru-RU"/>
        </w:rPr>
      </w:pPr>
      <w:r w:rsidRPr="00390976">
        <w:rPr>
          <w:rFonts w:ascii="Times New Roman" w:hAnsi="Times New Roman" w:cs="Times New Roman"/>
          <w:sz w:val="24"/>
          <w:szCs w:val="24"/>
        </w:rPr>
        <w:t>Analysis of Regression Results</w:t>
      </w:r>
    </w:p>
    <w:p w14:paraId="56B321B1" w14:textId="77777777" w:rsidR="00390976" w:rsidRPr="00390976" w:rsidRDefault="00390976" w:rsidP="00D17192">
      <w:pPr>
        <w:spacing w:line="360" w:lineRule="auto"/>
        <w:rPr>
          <w:rFonts w:ascii="Times New Roman" w:hAnsi="Times New Roman" w:cs="Times New Roman"/>
          <w:sz w:val="24"/>
          <w:szCs w:val="24"/>
        </w:rPr>
      </w:pPr>
      <w:r w:rsidRPr="00D17192">
        <w:rPr>
          <w:rFonts w:ascii="Times New Roman" w:hAnsi="Times New Roman" w:cs="Times New Roman"/>
          <w:noProof/>
          <w:sz w:val="24"/>
          <w:szCs w:val="24"/>
        </w:rPr>
        <w:lastRenderedPageBreak/>
        <w:drawing>
          <wp:inline distT="0" distB="0" distL="0" distR="0" wp14:anchorId="79D6DB5C" wp14:editId="42AA48BD">
            <wp:extent cx="5852160" cy="5433060"/>
            <wp:effectExtent l="0" t="0" r="0" b="0"/>
            <wp:docPr id="15089661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2160" cy="5433060"/>
                    </a:xfrm>
                    <a:prstGeom prst="rect">
                      <a:avLst/>
                    </a:prstGeom>
                    <a:noFill/>
                    <a:ln>
                      <a:noFill/>
                    </a:ln>
                  </pic:spPr>
                </pic:pic>
              </a:graphicData>
            </a:graphic>
          </wp:inline>
        </w:drawing>
      </w:r>
    </w:p>
    <w:p w14:paraId="31206EAD"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According to these results, several estimated coefficients are statistically significant.</w:t>
      </w:r>
    </w:p>
    <w:p w14:paraId="4442A17D" w14:textId="77777777" w:rsidR="00390976" w:rsidRPr="00390976" w:rsidRDefault="35F9A0D2" w:rsidP="00D17192">
      <w:pPr>
        <w:numPr>
          <w:ilvl w:val="0"/>
          <w:numId w:val="2"/>
        </w:numPr>
        <w:spacing w:line="360" w:lineRule="auto"/>
        <w:rPr>
          <w:rFonts w:ascii="Times New Roman" w:hAnsi="Times New Roman" w:cs="Times New Roman"/>
          <w:sz w:val="24"/>
          <w:szCs w:val="24"/>
        </w:rPr>
      </w:pPr>
      <w:r w:rsidRPr="00D17192">
        <w:rPr>
          <w:rFonts w:ascii="Times New Roman" w:hAnsi="Times New Roman" w:cs="Times New Roman"/>
          <w:sz w:val="24"/>
          <w:szCs w:val="24"/>
        </w:rPr>
        <w:t>‘</w:t>
      </w:r>
      <w:proofErr w:type="spellStart"/>
      <w:r w:rsidR="00390976" w:rsidRPr="00390976">
        <w:rPr>
          <w:rFonts w:ascii="Times New Roman" w:hAnsi="Times New Roman" w:cs="Times New Roman"/>
          <w:sz w:val="24"/>
          <w:szCs w:val="24"/>
        </w:rPr>
        <w:t>RGRP_capita.k</w:t>
      </w:r>
      <w:proofErr w:type="spellEnd"/>
      <w:r w:rsidR="00390976" w:rsidRPr="00390976">
        <w:rPr>
          <w:rFonts w:ascii="Times New Roman" w:hAnsi="Times New Roman" w:cs="Times New Roman"/>
          <w:sz w:val="24"/>
          <w:szCs w:val="24"/>
        </w:rPr>
        <w:t xml:space="preserve">. </w:t>
      </w:r>
      <w:r w:rsidR="00390976" w:rsidRPr="00D17192">
        <w:rPr>
          <w:rFonts w:ascii="Times New Roman" w:hAnsi="Times New Roman" w:cs="Times New Roman"/>
          <w:sz w:val="24"/>
          <w:szCs w:val="24"/>
        </w:rPr>
        <w:t>l1</w:t>
      </w:r>
      <w:r w:rsidR="4206A815" w:rsidRPr="00D17192">
        <w:rPr>
          <w:rFonts w:ascii="Times New Roman" w:hAnsi="Times New Roman" w:cs="Times New Roman"/>
          <w:sz w:val="24"/>
          <w:szCs w:val="24"/>
        </w:rPr>
        <w:t>’</w:t>
      </w:r>
      <w:r w:rsidR="00390976" w:rsidRPr="00390976">
        <w:rPr>
          <w:rFonts w:ascii="Times New Roman" w:hAnsi="Times New Roman" w:cs="Times New Roman"/>
          <w:sz w:val="24"/>
          <w:szCs w:val="24"/>
        </w:rPr>
        <w:t xml:space="preserve">: The coefficient is -0.6559, and the p-value is 0.0006. This shows that the real GRP per capita (in thousands of tenge) in the previous quarter has a statistically significant effect on the current quarter’s real GRP per capita. The significance level is 0.1%. </w:t>
      </w:r>
    </w:p>
    <w:p w14:paraId="4B3A0C8E" w14:textId="77777777" w:rsidR="00390976" w:rsidRPr="00390976" w:rsidRDefault="00390976" w:rsidP="00D17192">
      <w:pPr>
        <w:spacing w:line="360" w:lineRule="auto"/>
        <w:rPr>
          <w:rFonts w:ascii="Times New Roman" w:hAnsi="Times New Roman" w:cs="Times New Roman"/>
          <w:sz w:val="24"/>
          <w:szCs w:val="24"/>
        </w:rPr>
      </w:pPr>
    </w:p>
    <w:p w14:paraId="0D007CC1" w14:textId="77777777" w:rsidR="00390976" w:rsidRPr="00390976" w:rsidRDefault="42F6D470" w:rsidP="00D17192">
      <w:pPr>
        <w:numPr>
          <w:ilvl w:val="0"/>
          <w:numId w:val="2"/>
        </w:numPr>
        <w:spacing w:line="360" w:lineRule="auto"/>
        <w:rPr>
          <w:rFonts w:ascii="Times New Roman" w:hAnsi="Times New Roman" w:cs="Times New Roman"/>
          <w:sz w:val="24"/>
          <w:szCs w:val="24"/>
        </w:rPr>
      </w:pPr>
      <w:r w:rsidRPr="00D17192">
        <w:rPr>
          <w:rFonts w:ascii="Times New Roman" w:hAnsi="Times New Roman" w:cs="Times New Roman"/>
          <w:sz w:val="24"/>
          <w:szCs w:val="24"/>
        </w:rPr>
        <w:t>‘</w:t>
      </w:r>
      <w:proofErr w:type="spellStart"/>
      <w:r w:rsidR="00390976" w:rsidRPr="00390976">
        <w:rPr>
          <w:rFonts w:ascii="Times New Roman" w:hAnsi="Times New Roman" w:cs="Times New Roman"/>
          <w:sz w:val="24"/>
          <w:szCs w:val="24"/>
        </w:rPr>
        <w:t>Rcapinv_capita.k</w:t>
      </w:r>
      <w:proofErr w:type="spellEnd"/>
      <w:r w:rsidR="00390976" w:rsidRPr="00390976">
        <w:rPr>
          <w:rFonts w:ascii="Times New Roman" w:hAnsi="Times New Roman" w:cs="Times New Roman"/>
          <w:sz w:val="24"/>
          <w:szCs w:val="24"/>
        </w:rPr>
        <w:t xml:space="preserve">. </w:t>
      </w:r>
      <w:r w:rsidR="00390976" w:rsidRPr="00D17192">
        <w:rPr>
          <w:rFonts w:ascii="Times New Roman" w:hAnsi="Times New Roman" w:cs="Times New Roman"/>
          <w:sz w:val="24"/>
          <w:szCs w:val="24"/>
        </w:rPr>
        <w:t>l1</w:t>
      </w:r>
      <w:r w:rsidR="41CF9D85" w:rsidRPr="00D17192">
        <w:rPr>
          <w:rFonts w:ascii="Times New Roman" w:hAnsi="Times New Roman" w:cs="Times New Roman"/>
          <w:sz w:val="24"/>
          <w:szCs w:val="24"/>
        </w:rPr>
        <w:t>’</w:t>
      </w:r>
      <w:r w:rsidR="00390976" w:rsidRPr="00390976">
        <w:rPr>
          <w:rFonts w:ascii="Times New Roman" w:hAnsi="Times New Roman" w:cs="Times New Roman"/>
          <w:sz w:val="24"/>
          <w:szCs w:val="24"/>
        </w:rPr>
        <w:t>: Holding other variables constant, a one thousand tenge increase</w:t>
      </w:r>
      <w:r w:rsidR="00390976" w:rsidRPr="00390976">
        <w:rPr>
          <w:rFonts w:ascii="Times New Roman" w:hAnsi="Times New Roman" w:cs="Times New Roman"/>
          <w:sz w:val="24"/>
          <w:szCs w:val="24"/>
          <w:lang w:val="kk-KZ"/>
        </w:rPr>
        <w:t xml:space="preserve"> </w:t>
      </w:r>
      <w:r w:rsidR="00390976" w:rsidRPr="00390976">
        <w:rPr>
          <w:rFonts w:ascii="Times New Roman" w:hAnsi="Times New Roman" w:cs="Times New Roman"/>
          <w:sz w:val="24"/>
          <w:szCs w:val="24"/>
        </w:rPr>
        <w:t>in the change of real capital investment per capita one quarter ago increases the change of real GRP per capita by 1.32 thousand tenge in the current quarter on average. This estimated coefficient is statistically significant at a 5% significance level.</w:t>
      </w:r>
    </w:p>
    <w:p w14:paraId="66BEB16E" w14:textId="77777777" w:rsidR="00390976" w:rsidRPr="00390976" w:rsidRDefault="00390976" w:rsidP="00D17192">
      <w:pPr>
        <w:spacing w:line="360" w:lineRule="auto"/>
        <w:rPr>
          <w:rFonts w:ascii="Times New Roman" w:hAnsi="Times New Roman" w:cs="Times New Roman"/>
          <w:sz w:val="24"/>
          <w:szCs w:val="24"/>
        </w:rPr>
      </w:pPr>
    </w:p>
    <w:p w14:paraId="3CA9C771" w14:textId="77777777" w:rsidR="00390976" w:rsidRPr="00390976" w:rsidRDefault="5C92005D" w:rsidP="00D17192">
      <w:pPr>
        <w:numPr>
          <w:ilvl w:val="0"/>
          <w:numId w:val="2"/>
        </w:numPr>
        <w:spacing w:line="360" w:lineRule="auto"/>
        <w:rPr>
          <w:rFonts w:ascii="Times New Roman" w:hAnsi="Times New Roman" w:cs="Times New Roman"/>
          <w:sz w:val="24"/>
          <w:szCs w:val="24"/>
        </w:rPr>
      </w:pPr>
      <w:r w:rsidRPr="00D17192">
        <w:rPr>
          <w:rFonts w:ascii="Times New Roman" w:hAnsi="Times New Roman" w:cs="Times New Roman"/>
          <w:sz w:val="24"/>
          <w:szCs w:val="24"/>
        </w:rPr>
        <w:lastRenderedPageBreak/>
        <w:t>‘</w:t>
      </w:r>
      <w:proofErr w:type="spellStart"/>
      <w:r w:rsidR="00390976" w:rsidRPr="00390976">
        <w:rPr>
          <w:rFonts w:ascii="Times New Roman" w:hAnsi="Times New Roman" w:cs="Times New Roman"/>
          <w:sz w:val="24"/>
          <w:szCs w:val="24"/>
        </w:rPr>
        <w:t>RGRP_</w:t>
      </w:r>
      <w:proofErr w:type="gramStart"/>
      <w:r w:rsidR="00390976" w:rsidRPr="00390976">
        <w:rPr>
          <w:rFonts w:ascii="Times New Roman" w:hAnsi="Times New Roman" w:cs="Times New Roman"/>
          <w:sz w:val="24"/>
          <w:szCs w:val="24"/>
        </w:rPr>
        <w:t>capita.l</w:t>
      </w:r>
      <w:proofErr w:type="spellEnd"/>
      <w:proofErr w:type="gramEnd"/>
      <w:r w:rsidR="00390976" w:rsidRPr="00390976">
        <w:rPr>
          <w:rFonts w:ascii="Times New Roman" w:hAnsi="Times New Roman" w:cs="Times New Roman"/>
          <w:sz w:val="24"/>
          <w:szCs w:val="24"/>
        </w:rPr>
        <w:t xml:space="preserve">. </w:t>
      </w:r>
      <w:r w:rsidR="00390976" w:rsidRPr="00D17192">
        <w:rPr>
          <w:rFonts w:ascii="Times New Roman" w:hAnsi="Times New Roman" w:cs="Times New Roman"/>
          <w:sz w:val="24"/>
          <w:szCs w:val="24"/>
        </w:rPr>
        <w:t>l2</w:t>
      </w:r>
      <w:r w:rsidR="697D1E09" w:rsidRPr="00D17192">
        <w:rPr>
          <w:rFonts w:ascii="Times New Roman" w:hAnsi="Times New Roman" w:cs="Times New Roman"/>
          <w:sz w:val="24"/>
          <w:szCs w:val="24"/>
        </w:rPr>
        <w:t>’</w:t>
      </w:r>
      <w:r w:rsidR="00390976" w:rsidRPr="00390976">
        <w:rPr>
          <w:rFonts w:ascii="Times New Roman" w:hAnsi="Times New Roman" w:cs="Times New Roman"/>
          <w:sz w:val="24"/>
          <w:szCs w:val="24"/>
        </w:rPr>
        <w:t>: The coefficient for the real GRP per capita (in thousands of tenge) with a two-quarter lag is -0.461 (p-value 0.0227). This indicates that if we hold other variables constant, a thousand tenge increase in the change of RGRP per capita half of year ago decreases the change of RGRP per capita by 0.461 thousand in the current quarter on average. This coefficient is also statistically significant at a 5% significance level.</w:t>
      </w:r>
    </w:p>
    <w:p w14:paraId="585504E7" w14:textId="77777777" w:rsidR="00390976" w:rsidRPr="00390976" w:rsidRDefault="00390976" w:rsidP="00D17192">
      <w:pPr>
        <w:spacing w:line="360" w:lineRule="auto"/>
        <w:rPr>
          <w:rFonts w:ascii="Times New Roman" w:hAnsi="Times New Roman" w:cs="Times New Roman"/>
          <w:sz w:val="24"/>
          <w:szCs w:val="24"/>
        </w:rPr>
      </w:pPr>
    </w:p>
    <w:p w14:paraId="50A9FD5D" w14:textId="77777777" w:rsidR="00390976" w:rsidRPr="00390976" w:rsidRDefault="00390976" w:rsidP="00D17192">
      <w:pPr>
        <w:spacing w:line="360" w:lineRule="auto"/>
        <w:rPr>
          <w:rFonts w:ascii="Times New Roman" w:hAnsi="Times New Roman" w:cs="Times New Roman"/>
          <w:sz w:val="24"/>
          <w:szCs w:val="24"/>
          <w:lang w:val="kk-KZ"/>
        </w:rPr>
      </w:pPr>
    </w:p>
    <w:p w14:paraId="2469C4C2" w14:textId="77777777" w:rsidR="00390976" w:rsidRPr="00390976" w:rsidRDefault="5CC7447A" w:rsidP="00D17192">
      <w:pPr>
        <w:numPr>
          <w:ilvl w:val="0"/>
          <w:numId w:val="2"/>
        </w:numPr>
        <w:spacing w:line="360" w:lineRule="auto"/>
        <w:rPr>
          <w:rFonts w:ascii="Times New Roman" w:hAnsi="Times New Roman" w:cs="Times New Roman"/>
          <w:sz w:val="24"/>
          <w:szCs w:val="24"/>
        </w:rPr>
      </w:pPr>
      <w:r w:rsidRPr="00D17192">
        <w:rPr>
          <w:rFonts w:ascii="Times New Roman" w:hAnsi="Times New Roman" w:cs="Times New Roman"/>
          <w:sz w:val="24"/>
          <w:szCs w:val="24"/>
        </w:rPr>
        <w:t>‘</w:t>
      </w:r>
      <w:proofErr w:type="spellStart"/>
      <w:r w:rsidR="00390976" w:rsidRPr="00390976">
        <w:rPr>
          <w:rFonts w:ascii="Times New Roman" w:hAnsi="Times New Roman" w:cs="Times New Roman"/>
          <w:sz w:val="24"/>
          <w:szCs w:val="24"/>
        </w:rPr>
        <w:t>RGRP_capita</w:t>
      </w:r>
      <w:proofErr w:type="spellEnd"/>
      <w:r w:rsidR="00390976" w:rsidRPr="00390976">
        <w:rPr>
          <w:rFonts w:ascii="Times New Roman" w:hAnsi="Times New Roman" w:cs="Times New Roman"/>
          <w:sz w:val="24"/>
          <w:szCs w:val="24"/>
        </w:rPr>
        <w:t xml:space="preserve">. </w:t>
      </w:r>
      <w:r w:rsidR="42653B0E" w:rsidRPr="00D17192">
        <w:rPr>
          <w:rFonts w:ascii="Times New Roman" w:hAnsi="Times New Roman" w:cs="Times New Roman"/>
          <w:sz w:val="24"/>
          <w:szCs w:val="24"/>
        </w:rPr>
        <w:t>l</w:t>
      </w:r>
      <w:r w:rsidR="00390976" w:rsidRPr="00D17192">
        <w:rPr>
          <w:rFonts w:ascii="Times New Roman" w:hAnsi="Times New Roman" w:cs="Times New Roman"/>
          <w:sz w:val="24"/>
          <w:szCs w:val="24"/>
        </w:rPr>
        <w:t>4</w:t>
      </w:r>
      <w:r w:rsidR="410832CA" w:rsidRPr="00D17192">
        <w:rPr>
          <w:rFonts w:ascii="Times New Roman" w:hAnsi="Times New Roman" w:cs="Times New Roman"/>
          <w:sz w:val="24"/>
          <w:szCs w:val="24"/>
        </w:rPr>
        <w:t>'</w:t>
      </w:r>
      <w:r w:rsidR="00390976" w:rsidRPr="00390976">
        <w:rPr>
          <w:rFonts w:ascii="Times New Roman" w:hAnsi="Times New Roman" w:cs="Times New Roman"/>
          <w:sz w:val="24"/>
          <w:szCs w:val="24"/>
        </w:rPr>
        <w:t>: The estimated coefficient is 0.4711 with a p-value of 0.0263. Controlling for other variables, a one thousand tenge increase in the change of RGRP per capita one year ago leads to a 0.4711 thousand tenge increase in the change of RGRP per capita in the current quarter on average. This coefficient is also significant at a 5% level.</w:t>
      </w:r>
    </w:p>
    <w:p w14:paraId="08AE1681" w14:textId="77777777" w:rsidR="00390976" w:rsidRPr="00390976" w:rsidRDefault="00390976" w:rsidP="00D17192">
      <w:pPr>
        <w:spacing w:line="360" w:lineRule="auto"/>
        <w:rPr>
          <w:rFonts w:ascii="Times New Roman" w:hAnsi="Times New Roman" w:cs="Times New Roman"/>
          <w:sz w:val="24"/>
          <w:szCs w:val="24"/>
        </w:rPr>
      </w:pPr>
    </w:p>
    <w:p w14:paraId="19A2060B"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Autocorrelation Function (ACF) and Partial Autocorrelation Function (PACF)</w:t>
      </w:r>
    </w:p>
    <w:p w14:paraId="77CE89CB" w14:textId="77777777" w:rsidR="00390976" w:rsidRP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 xml:space="preserve">The ACF looks for the correlation between a time series and its own past values at various </w:t>
      </w:r>
      <w:proofErr w:type="gramStart"/>
      <w:r w:rsidR="00390976" w:rsidRPr="00390976">
        <w:rPr>
          <w:rFonts w:ascii="Times New Roman" w:hAnsi="Times New Roman" w:cs="Times New Roman"/>
          <w:sz w:val="24"/>
          <w:szCs w:val="24"/>
        </w:rPr>
        <w:t>lags</w:t>
      </w:r>
      <w:proofErr w:type="gramEnd"/>
      <w:r w:rsidR="00390976" w:rsidRPr="00390976">
        <w:rPr>
          <w:rFonts w:ascii="Times New Roman" w:hAnsi="Times New Roman" w:cs="Times New Roman"/>
          <w:sz w:val="24"/>
          <w:szCs w:val="24"/>
        </w:rPr>
        <w:t>. It identifies trends, seasonality, and the persistence of shocks across time.</w:t>
      </w:r>
    </w:p>
    <w:p w14:paraId="49891A9F" w14:textId="77777777" w:rsidR="00390976" w:rsidRPr="00390976" w:rsidRDefault="00390976" w:rsidP="00D17192">
      <w:pPr>
        <w:spacing w:line="360" w:lineRule="auto"/>
        <w:rPr>
          <w:rFonts w:ascii="Times New Roman" w:hAnsi="Times New Roman" w:cs="Times New Roman"/>
          <w:sz w:val="24"/>
          <w:szCs w:val="24"/>
        </w:rPr>
      </w:pPr>
    </w:p>
    <w:p w14:paraId="2BCF1291" w14:textId="77777777" w:rsidR="00390976" w:rsidRPr="00390976" w:rsidRDefault="00390976" w:rsidP="00D17192">
      <w:pPr>
        <w:spacing w:line="360" w:lineRule="auto"/>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19B55F4B" wp14:editId="5E15718C">
            <wp:extent cx="5940425" cy="2233930"/>
            <wp:effectExtent l="0" t="0" r="3175" b="0"/>
            <wp:docPr id="5216713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2233930"/>
                    </a:xfrm>
                    <a:prstGeom prst="rect">
                      <a:avLst/>
                    </a:prstGeom>
                    <a:noFill/>
                    <a:ln>
                      <a:noFill/>
                    </a:ln>
                  </pic:spPr>
                </pic:pic>
              </a:graphicData>
            </a:graphic>
          </wp:inline>
        </w:drawing>
      </w:r>
    </w:p>
    <w:p w14:paraId="4207FF1F"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b/>
        <w:t xml:space="preserve">This chart illustrates the Autocorrelation function, showing a distinct possible correlation between the time-specific value of RGRP with the lagged RGRP. The ACF plot demonstrates substantial relationships between every fourth lag (4, 8, 12, …). This means that quarter movements repeat each year. </w:t>
      </w:r>
    </w:p>
    <w:p w14:paraId="47D315D0" w14:textId="77777777" w:rsidR="00390976" w:rsidRPr="00390976" w:rsidRDefault="00390976" w:rsidP="00D17192">
      <w:pPr>
        <w:spacing w:line="360" w:lineRule="auto"/>
        <w:rPr>
          <w:rFonts w:ascii="Times New Roman" w:hAnsi="Times New Roman" w:cs="Times New Roman"/>
          <w:sz w:val="24"/>
          <w:szCs w:val="24"/>
        </w:rPr>
      </w:pPr>
    </w:p>
    <w:p w14:paraId="07F8A655"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lastRenderedPageBreak/>
        <w:t>Forecast of series RGRP per capita</w:t>
      </w:r>
    </w:p>
    <w:p w14:paraId="6911AF38" w14:textId="77777777" w:rsidR="00390976" w:rsidRPr="00390976" w:rsidRDefault="00390976" w:rsidP="00D17192">
      <w:pPr>
        <w:spacing w:line="360" w:lineRule="auto"/>
        <w:rPr>
          <w:rFonts w:ascii="Times New Roman" w:hAnsi="Times New Roman" w:cs="Times New Roman"/>
          <w:sz w:val="24"/>
          <w:szCs w:val="24"/>
        </w:rPr>
      </w:pPr>
    </w:p>
    <w:p w14:paraId="667BD4DA" w14:textId="77777777" w:rsidR="00390976" w:rsidRPr="00390976" w:rsidRDefault="00390976" w:rsidP="00D17192">
      <w:pPr>
        <w:spacing w:line="360" w:lineRule="auto"/>
        <w:rPr>
          <w:rFonts w:ascii="Times New Roman" w:hAnsi="Times New Roman" w:cs="Times New Roman"/>
          <w:sz w:val="24"/>
          <w:szCs w:val="24"/>
          <w:lang w:val="kk-KZ"/>
        </w:rPr>
      </w:pPr>
      <w:r w:rsidRPr="00D17192">
        <w:rPr>
          <w:rFonts w:ascii="Times New Roman" w:hAnsi="Times New Roman" w:cs="Times New Roman"/>
          <w:noProof/>
          <w:sz w:val="24"/>
          <w:szCs w:val="24"/>
        </w:rPr>
        <w:drawing>
          <wp:inline distT="0" distB="0" distL="0" distR="0" wp14:anchorId="77B1F5A0" wp14:editId="0128FF4D">
            <wp:extent cx="5940425" cy="1992630"/>
            <wp:effectExtent l="0" t="0" r="3175" b="7620"/>
            <wp:docPr id="10800711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1992630"/>
                    </a:xfrm>
                    <a:prstGeom prst="rect">
                      <a:avLst/>
                    </a:prstGeom>
                    <a:noFill/>
                    <a:ln>
                      <a:noFill/>
                    </a:ln>
                  </pic:spPr>
                </pic:pic>
              </a:graphicData>
            </a:graphic>
          </wp:inline>
        </w:drawing>
      </w:r>
    </w:p>
    <w:p w14:paraId="37A1A369" w14:textId="77777777" w:rsidR="00390976" w:rsidRPr="00390976" w:rsidRDefault="00595E86" w:rsidP="00D17192">
      <w:pPr>
        <w:spacing w:line="360" w:lineRule="auto"/>
        <w:rPr>
          <w:rFonts w:ascii="Times New Roman" w:hAnsi="Times New Roman" w:cs="Times New Roman"/>
          <w:sz w:val="24"/>
          <w:szCs w:val="24"/>
        </w:rPr>
      </w:pPr>
      <w:r w:rsidRPr="00D17192">
        <w:rPr>
          <w:rFonts w:ascii="Times New Roman" w:hAnsi="Times New Roman" w:cs="Times New Roman"/>
          <w:sz w:val="24"/>
          <w:szCs w:val="24"/>
        </w:rPr>
        <w:t xml:space="preserve">             </w:t>
      </w:r>
      <w:r w:rsidR="00390976" w:rsidRPr="00390976">
        <w:rPr>
          <w:rFonts w:ascii="Times New Roman" w:hAnsi="Times New Roman" w:cs="Times New Roman"/>
          <w:sz w:val="24"/>
          <w:szCs w:val="24"/>
        </w:rPr>
        <w:t xml:space="preserve">The black line is the historical </w:t>
      </w:r>
      <w:r w:rsidR="1B7B1196" w:rsidRPr="00D17192">
        <w:rPr>
          <w:rFonts w:ascii="Times New Roman" w:hAnsi="Times New Roman" w:cs="Times New Roman"/>
          <w:sz w:val="24"/>
          <w:szCs w:val="24"/>
        </w:rPr>
        <w:t>dynamics</w:t>
      </w:r>
      <w:r w:rsidR="00390976" w:rsidRPr="00390976">
        <w:rPr>
          <w:rFonts w:ascii="Times New Roman" w:hAnsi="Times New Roman" w:cs="Times New Roman"/>
          <w:sz w:val="24"/>
          <w:szCs w:val="24"/>
        </w:rPr>
        <w:t xml:space="preserve"> of the sample. The red dotted line is the forecast CI (confidence level 95%). The forecast error is expected to be large but stable over time. The blue dotted line is the forecast of the future series </w:t>
      </w:r>
      <w:r w:rsidR="783D8F32" w:rsidRPr="00D17192">
        <w:rPr>
          <w:rFonts w:ascii="Times New Roman" w:hAnsi="Times New Roman" w:cs="Times New Roman"/>
          <w:sz w:val="24"/>
          <w:szCs w:val="24"/>
        </w:rPr>
        <w:t>‘</w:t>
      </w:r>
      <w:proofErr w:type="spellStart"/>
      <w:r w:rsidR="00390976" w:rsidRPr="00390976">
        <w:rPr>
          <w:rFonts w:ascii="Times New Roman" w:hAnsi="Times New Roman" w:cs="Times New Roman"/>
          <w:sz w:val="24"/>
          <w:szCs w:val="24"/>
        </w:rPr>
        <w:t>RGRP</w:t>
      </w:r>
      <w:r w:rsidR="00390976" w:rsidRPr="00D17192">
        <w:rPr>
          <w:rFonts w:ascii="Times New Roman" w:hAnsi="Times New Roman" w:cs="Times New Roman"/>
          <w:sz w:val="24"/>
          <w:szCs w:val="24"/>
        </w:rPr>
        <w:t>_capita.k</w:t>
      </w:r>
      <w:proofErr w:type="spellEnd"/>
      <w:r w:rsidR="00390976" w:rsidRPr="00D17192">
        <w:rPr>
          <w:rFonts w:ascii="Times New Roman" w:hAnsi="Times New Roman" w:cs="Times New Roman"/>
          <w:sz w:val="24"/>
          <w:szCs w:val="24"/>
        </w:rPr>
        <w:t>.</w:t>
      </w:r>
      <w:proofErr w:type="gramStart"/>
      <w:r w:rsidR="68277D96" w:rsidRPr="00D17192">
        <w:rPr>
          <w:rFonts w:ascii="Times New Roman" w:hAnsi="Times New Roman" w:cs="Times New Roman"/>
          <w:sz w:val="24"/>
          <w:szCs w:val="24"/>
        </w:rPr>
        <w:t>’.</w:t>
      </w:r>
      <w:ins w:id="4" w:author="Microsoft Word" w:date="2025-03-30T23:37:00Z" w16du:dateUtc="2025-03-30T18:37:00Z">
        <w:r w:rsidRPr="00D17192">
          <w:rPr>
            <w:rFonts w:ascii="Times New Roman" w:hAnsi="Times New Roman" w:cs="Times New Roman"/>
            <w:sz w:val="24"/>
            <w:szCs w:val="24"/>
          </w:rPr>
          <w:t>.</w:t>
        </w:r>
      </w:ins>
      <w:proofErr w:type="gramEnd"/>
    </w:p>
    <w:p w14:paraId="4F06C26B" w14:textId="77777777" w:rsidR="00390976" w:rsidRPr="00390976" w:rsidRDefault="00595E86" w:rsidP="00D17192">
      <w:pPr>
        <w:spacing w:line="360" w:lineRule="auto"/>
        <w:rPr>
          <w:rFonts w:ascii="Times New Roman" w:hAnsi="Times New Roman" w:cs="Times New Roman"/>
          <w:sz w:val="24"/>
          <w:szCs w:val="24"/>
        </w:rPr>
      </w:pPr>
      <w:r w:rsidRPr="00D17192">
        <w:rPr>
          <w:rFonts w:ascii="Times New Roman" w:hAnsi="Times New Roman" w:cs="Times New Roman"/>
          <w:sz w:val="24"/>
          <w:szCs w:val="24"/>
        </w:rPr>
        <w:t xml:space="preserve">            </w:t>
      </w:r>
      <w:r w:rsidR="00390976" w:rsidRPr="00390976">
        <w:rPr>
          <w:rFonts w:ascii="Times New Roman" w:hAnsi="Times New Roman" w:cs="Times New Roman"/>
          <w:sz w:val="24"/>
          <w:szCs w:val="24"/>
        </w:rPr>
        <w:t xml:space="preserve">This prediction of Real GRP per capita has a distinct seasonal pattern that corresponds to the series’ dynamics in the sample. It is expected that the change in the RGRP per capita will be negative in the first quarter and turn positive in the second half of the year. </w:t>
      </w:r>
    </w:p>
    <w:p w14:paraId="515D6374" w14:textId="77777777" w:rsidR="00390976" w:rsidRPr="00390976" w:rsidRDefault="00595E86" w:rsidP="00D17192">
      <w:pPr>
        <w:spacing w:line="360" w:lineRule="auto"/>
        <w:rPr>
          <w:rFonts w:ascii="Times New Roman" w:hAnsi="Times New Roman" w:cs="Times New Roman"/>
          <w:b/>
          <w:bCs/>
          <w:sz w:val="24"/>
          <w:szCs w:val="24"/>
        </w:rPr>
      </w:pPr>
      <w:r w:rsidRPr="00D17192">
        <w:rPr>
          <w:rFonts w:ascii="Times New Roman" w:hAnsi="Times New Roman" w:cs="Times New Roman"/>
          <w:b/>
          <w:bCs/>
          <w:sz w:val="24"/>
          <w:szCs w:val="24"/>
        </w:rPr>
        <w:t xml:space="preserve"> </w:t>
      </w:r>
    </w:p>
    <w:p w14:paraId="06BD3827"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Stationarity and Causality Tests</w:t>
      </w:r>
    </w:p>
    <w:p w14:paraId="241FEFEF" w14:textId="77777777" w:rsidR="00390976" w:rsidRPr="00390976" w:rsidRDefault="00390976" w:rsidP="00D17192">
      <w:pPr>
        <w:numPr>
          <w:ilvl w:val="0"/>
          <w:numId w:val="3"/>
        </w:numPr>
        <w:spacing w:line="360" w:lineRule="auto"/>
        <w:rPr>
          <w:rFonts w:ascii="Times New Roman" w:hAnsi="Times New Roman" w:cs="Times New Roman"/>
          <w:sz w:val="24"/>
          <w:szCs w:val="24"/>
        </w:rPr>
      </w:pPr>
      <w:r w:rsidRPr="00390976">
        <w:rPr>
          <w:rFonts w:ascii="Times New Roman" w:hAnsi="Times New Roman" w:cs="Times New Roman"/>
          <w:sz w:val="24"/>
          <w:szCs w:val="24"/>
        </w:rPr>
        <w:t>Granger Causality Test:</w:t>
      </w:r>
    </w:p>
    <w:p w14:paraId="78446D67" w14:textId="77777777" w:rsidR="00390976" w:rsidRPr="00390976" w:rsidRDefault="00390976" w:rsidP="00D17192">
      <w:pPr>
        <w:spacing w:line="360" w:lineRule="auto"/>
        <w:rPr>
          <w:rFonts w:ascii="Times New Roman" w:hAnsi="Times New Roman" w:cs="Times New Roman"/>
          <w:sz w:val="24"/>
          <w:szCs w:val="24"/>
        </w:rPr>
      </w:pPr>
    </w:p>
    <w:p w14:paraId="7425F07E" w14:textId="77777777" w:rsidR="00390976" w:rsidRPr="00390976" w:rsidRDefault="00390976" w:rsidP="00D17192">
      <w:pPr>
        <w:spacing w:line="360" w:lineRule="auto"/>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1CD6F056" wp14:editId="7FD48674">
            <wp:extent cx="5730240" cy="998220"/>
            <wp:effectExtent l="0" t="0" r="3810" b="0"/>
            <wp:docPr id="1626090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0240" cy="998220"/>
                    </a:xfrm>
                    <a:prstGeom prst="rect">
                      <a:avLst/>
                    </a:prstGeom>
                    <a:noFill/>
                    <a:ln>
                      <a:noFill/>
                    </a:ln>
                  </pic:spPr>
                </pic:pic>
              </a:graphicData>
            </a:graphic>
          </wp:inline>
        </w:drawing>
      </w:r>
    </w:p>
    <w:p w14:paraId="6E87F726" w14:textId="77777777" w:rsidR="00390976" w:rsidRPr="00390976" w:rsidRDefault="00595E86" w:rsidP="00D17192">
      <w:pPr>
        <w:spacing w:line="360" w:lineRule="auto"/>
        <w:rPr>
          <w:rFonts w:ascii="Times New Roman" w:hAnsi="Times New Roman" w:cs="Times New Roman"/>
          <w:sz w:val="24"/>
          <w:szCs w:val="24"/>
        </w:rPr>
      </w:pPr>
      <w:r w:rsidRPr="00D17192">
        <w:rPr>
          <w:rFonts w:ascii="Times New Roman" w:hAnsi="Times New Roman" w:cs="Times New Roman"/>
          <w:sz w:val="24"/>
          <w:szCs w:val="24"/>
        </w:rPr>
        <w:t xml:space="preserve">               </w:t>
      </w:r>
      <w:r w:rsidR="00390976" w:rsidRPr="00390976">
        <w:rPr>
          <w:rFonts w:ascii="Times New Roman" w:hAnsi="Times New Roman" w:cs="Times New Roman"/>
          <w:sz w:val="24"/>
          <w:szCs w:val="24"/>
        </w:rPr>
        <w:t>For Karaganda, the p-value obtained was 0.1547. Given that this result exceeds the critical p-value, we fail to reject the null hypothesis at 10% significance levels, indicating that changes in real capital investment and indicators of the past quarter in real capital investment per capita do not significantly predict future changes in real GRP per capita.</w:t>
      </w:r>
    </w:p>
    <w:p w14:paraId="712163DD" w14:textId="77777777" w:rsidR="00390976" w:rsidRPr="00390976" w:rsidRDefault="00390976" w:rsidP="00D17192">
      <w:pPr>
        <w:numPr>
          <w:ilvl w:val="0"/>
          <w:numId w:val="3"/>
        </w:numPr>
        <w:spacing w:line="360" w:lineRule="auto"/>
        <w:rPr>
          <w:rFonts w:ascii="Times New Roman" w:hAnsi="Times New Roman" w:cs="Times New Roman"/>
          <w:sz w:val="24"/>
          <w:szCs w:val="24"/>
        </w:rPr>
      </w:pPr>
      <w:r w:rsidRPr="00390976">
        <w:rPr>
          <w:rFonts w:ascii="Times New Roman" w:hAnsi="Times New Roman" w:cs="Times New Roman"/>
          <w:sz w:val="24"/>
          <w:szCs w:val="24"/>
        </w:rPr>
        <w:t>Instantaneous Causality Test:</w:t>
      </w:r>
    </w:p>
    <w:p w14:paraId="29010741" w14:textId="77777777" w:rsidR="00390976" w:rsidRPr="00390976" w:rsidRDefault="00390976" w:rsidP="00D17192">
      <w:pPr>
        <w:spacing w:line="360" w:lineRule="auto"/>
        <w:rPr>
          <w:rFonts w:ascii="Times New Roman" w:hAnsi="Times New Roman" w:cs="Times New Roman"/>
          <w:sz w:val="24"/>
          <w:szCs w:val="24"/>
        </w:rPr>
      </w:pPr>
      <w:r w:rsidRPr="00D17192">
        <w:rPr>
          <w:rFonts w:ascii="Times New Roman" w:hAnsi="Times New Roman" w:cs="Times New Roman"/>
          <w:noProof/>
          <w:sz w:val="24"/>
          <w:szCs w:val="24"/>
        </w:rPr>
        <w:lastRenderedPageBreak/>
        <w:drawing>
          <wp:inline distT="0" distB="0" distL="0" distR="0" wp14:anchorId="255C6A7E" wp14:editId="656E1D17">
            <wp:extent cx="5730240" cy="937260"/>
            <wp:effectExtent l="0" t="0" r="3810" b="0"/>
            <wp:docPr id="16303547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937260"/>
                    </a:xfrm>
                    <a:prstGeom prst="rect">
                      <a:avLst/>
                    </a:prstGeom>
                    <a:noFill/>
                    <a:ln>
                      <a:noFill/>
                    </a:ln>
                  </pic:spPr>
                </pic:pic>
              </a:graphicData>
            </a:graphic>
          </wp:inline>
        </w:drawing>
      </w:r>
    </w:p>
    <w:p w14:paraId="278006BB" w14:textId="77777777" w:rsidR="00390976" w:rsidRP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With a p-value of 0.6038, we also do not find evidence of instantaneous causality at a 10% significance level, suggesting that the relationship between real capital investment and RGRP per capita does not have a significant immediate causal link or relationship within the same quarter.</w:t>
      </w:r>
    </w:p>
    <w:p w14:paraId="758EFDA9" w14:textId="77777777" w:rsidR="00390976" w:rsidRPr="00390976" w:rsidRDefault="00390976" w:rsidP="00D17192">
      <w:pPr>
        <w:numPr>
          <w:ilvl w:val="0"/>
          <w:numId w:val="3"/>
        </w:numPr>
        <w:spacing w:line="360" w:lineRule="auto"/>
        <w:rPr>
          <w:rFonts w:ascii="Times New Roman" w:hAnsi="Times New Roman" w:cs="Times New Roman"/>
          <w:sz w:val="24"/>
          <w:szCs w:val="24"/>
        </w:rPr>
      </w:pPr>
      <w:r w:rsidRPr="00390976">
        <w:rPr>
          <w:rFonts w:ascii="Times New Roman" w:hAnsi="Times New Roman" w:cs="Times New Roman"/>
          <w:sz w:val="24"/>
          <w:szCs w:val="24"/>
        </w:rPr>
        <w:t xml:space="preserve">Augmented Dickey-Fuller (ADF) Test: </w:t>
      </w:r>
    </w:p>
    <w:p w14:paraId="09A63269" w14:textId="77777777" w:rsidR="00390976" w:rsidRPr="00390976" w:rsidRDefault="00390976" w:rsidP="00D17192">
      <w:pPr>
        <w:spacing w:line="360" w:lineRule="auto"/>
        <w:rPr>
          <w:rFonts w:ascii="Times New Roman" w:hAnsi="Times New Roman" w:cs="Times New Roman"/>
          <w:sz w:val="24"/>
          <w:szCs w:val="24"/>
        </w:rPr>
      </w:pPr>
    </w:p>
    <w:p w14:paraId="47E89CEB" w14:textId="77777777" w:rsidR="00390976" w:rsidRPr="00390976" w:rsidRDefault="00390976" w:rsidP="00D17192">
      <w:pPr>
        <w:spacing w:line="360" w:lineRule="auto"/>
        <w:rPr>
          <w:rFonts w:ascii="Times New Roman" w:hAnsi="Times New Roman" w:cs="Times New Roman"/>
          <w:sz w:val="24"/>
          <w:szCs w:val="24"/>
          <w:lang w:val="kk-KZ"/>
        </w:rPr>
      </w:pPr>
      <w:r w:rsidRPr="00D17192">
        <w:rPr>
          <w:rFonts w:ascii="Times New Roman" w:hAnsi="Times New Roman" w:cs="Times New Roman"/>
          <w:noProof/>
          <w:sz w:val="24"/>
          <w:szCs w:val="24"/>
        </w:rPr>
        <w:drawing>
          <wp:inline distT="0" distB="0" distL="0" distR="0" wp14:anchorId="4C5EF9D6" wp14:editId="72A35198">
            <wp:extent cx="4160520" cy="2011680"/>
            <wp:effectExtent l="0" t="0" r="0" b="7620"/>
            <wp:docPr id="8430461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0520" cy="2011680"/>
                    </a:xfrm>
                    <a:prstGeom prst="rect">
                      <a:avLst/>
                    </a:prstGeom>
                    <a:noFill/>
                    <a:ln>
                      <a:noFill/>
                    </a:ln>
                  </pic:spPr>
                </pic:pic>
              </a:graphicData>
            </a:graphic>
          </wp:inline>
        </w:drawing>
      </w:r>
    </w:p>
    <w:p w14:paraId="41D8B4BE" w14:textId="77777777" w:rsidR="00390976" w:rsidRDefault="00595E86" w:rsidP="00D17192">
      <w:pPr>
        <w:spacing w:line="360" w:lineRule="auto"/>
        <w:rPr>
          <w:rFonts w:ascii="Times New Roman" w:hAnsi="Times New Roman" w:cs="Times New Roman"/>
          <w:sz w:val="24"/>
          <w:szCs w:val="24"/>
        </w:rPr>
      </w:pPr>
      <w:r w:rsidRPr="00D17192">
        <w:rPr>
          <w:rFonts w:ascii="Times New Roman" w:hAnsi="Times New Roman" w:cs="Times New Roman"/>
          <w:sz w:val="24"/>
          <w:szCs w:val="24"/>
        </w:rPr>
        <w:t xml:space="preserve">              </w:t>
      </w:r>
      <w:r w:rsidR="00390976" w:rsidRPr="00390976">
        <w:rPr>
          <w:rFonts w:ascii="Times New Roman" w:hAnsi="Times New Roman" w:cs="Times New Roman"/>
          <w:sz w:val="24"/>
          <w:szCs w:val="24"/>
        </w:rPr>
        <w:t xml:space="preserve">The Augmented Dickey-Fuller test turned </w:t>
      </w:r>
      <w:proofErr w:type="gramStart"/>
      <w:r w:rsidR="00390976" w:rsidRPr="00390976">
        <w:rPr>
          <w:rFonts w:ascii="Times New Roman" w:hAnsi="Times New Roman" w:cs="Times New Roman"/>
          <w:sz w:val="24"/>
          <w:szCs w:val="24"/>
        </w:rPr>
        <w:t>up</w:t>
      </w:r>
      <w:proofErr w:type="gramEnd"/>
      <w:r w:rsidR="00390976" w:rsidRPr="00390976">
        <w:rPr>
          <w:rFonts w:ascii="Times New Roman" w:hAnsi="Times New Roman" w:cs="Times New Roman"/>
          <w:sz w:val="24"/>
          <w:szCs w:val="24"/>
        </w:rPr>
        <w:t xml:space="preserve"> non-stationarity for both variables (p-values for capital investments per capita were 0.9515 and for real GRP per capita were 0.4047). These strong p-values support the existence of unit roots, therefore demonstrating that, in spite of inflation corrections, the series shows seasonal trends or tendencies. To reach stationarity before modeling, thus, differencing is required.</w:t>
      </w:r>
    </w:p>
    <w:p w14:paraId="319AC0E7" w14:textId="77777777" w:rsidR="009B52F5" w:rsidRDefault="009B52F5" w:rsidP="00D17192">
      <w:pPr>
        <w:spacing w:line="360" w:lineRule="auto"/>
        <w:rPr>
          <w:rFonts w:ascii="Times New Roman" w:hAnsi="Times New Roman" w:cs="Times New Roman"/>
          <w:sz w:val="24"/>
          <w:szCs w:val="24"/>
        </w:rPr>
      </w:pPr>
    </w:p>
    <w:p w14:paraId="18E73CA1" w14:textId="77777777" w:rsidR="009B52F5" w:rsidRDefault="009B52F5" w:rsidP="00D17192">
      <w:pPr>
        <w:spacing w:line="360" w:lineRule="auto"/>
        <w:rPr>
          <w:rFonts w:ascii="Times New Roman" w:hAnsi="Times New Roman" w:cs="Times New Roman"/>
          <w:sz w:val="24"/>
          <w:szCs w:val="24"/>
        </w:rPr>
      </w:pPr>
    </w:p>
    <w:p w14:paraId="7A0DB6BD" w14:textId="77777777" w:rsidR="009B52F5" w:rsidRDefault="009B52F5" w:rsidP="00D17192">
      <w:pPr>
        <w:spacing w:line="360" w:lineRule="auto"/>
        <w:rPr>
          <w:rFonts w:ascii="Times New Roman" w:hAnsi="Times New Roman" w:cs="Times New Roman"/>
          <w:sz w:val="24"/>
          <w:szCs w:val="24"/>
        </w:rPr>
      </w:pPr>
    </w:p>
    <w:p w14:paraId="7B287115" w14:textId="77777777" w:rsidR="009B52F5" w:rsidRDefault="009B52F5" w:rsidP="00D17192">
      <w:pPr>
        <w:spacing w:line="360" w:lineRule="auto"/>
        <w:rPr>
          <w:rFonts w:ascii="Times New Roman" w:hAnsi="Times New Roman" w:cs="Times New Roman"/>
          <w:sz w:val="24"/>
          <w:szCs w:val="24"/>
        </w:rPr>
      </w:pPr>
    </w:p>
    <w:p w14:paraId="59873FB8" w14:textId="77777777" w:rsidR="009B52F5" w:rsidRDefault="009B52F5" w:rsidP="00D17192">
      <w:pPr>
        <w:spacing w:line="360" w:lineRule="auto"/>
        <w:rPr>
          <w:rFonts w:ascii="Times New Roman" w:hAnsi="Times New Roman" w:cs="Times New Roman"/>
          <w:sz w:val="24"/>
          <w:szCs w:val="24"/>
        </w:rPr>
      </w:pPr>
    </w:p>
    <w:p w14:paraId="34A450E2" w14:textId="77777777" w:rsidR="009B52F5" w:rsidRDefault="009B52F5" w:rsidP="00D17192">
      <w:pPr>
        <w:spacing w:line="360" w:lineRule="auto"/>
        <w:rPr>
          <w:rFonts w:ascii="Times New Roman" w:hAnsi="Times New Roman" w:cs="Times New Roman"/>
          <w:sz w:val="24"/>
          <w:szCs w:val="24"/>
        </w:rPr>
      </w:pPr>
    </w:p>
    <w:p w14:paraId="1EBFBC2E" w14:textId="77777777" w:rsidR="009B52F5" w:rsidRDefault="009B52F5" w:rsidP="00D17192">
      <w:pPr>
        <w:spacing w:line="360" w:lineRule="auto"/>
        <w:rPr>
          <w:rFonts w:ascii="Times New Roman" w:hAnsi="Times New Roman" w:cs="Times New Roman"/>
          <w:sz w:val="24"/>
          <w:szCs w:val="24"/>
        </w:rPr>
      </w:pPr>
    </w:p>
    <w:p w14:paraId="3CA2EE87" w14:textId="77777777" w:rsidR="00390976" w:rsidRPr="00390976" w:rsidRDefault="00390976" w:rsidP="00D17192">
      <w:pPr>
        <w:spacing w:line="360" w:lineRule="auto"/>
        <w:rPr>
          <w:rFonts w:ascii="Times New Roman" w:hAnsi="Times New Roman" w:cs="Times New Roman"/>
          <w:sz w:val="24"/>
          <w:szCs w:val="24"/>
        </w:rPr>
      </w:pPr>
    </w:p>
    <w:p w14:paraId="51A58543"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Analysis of Regression Results</w:t>
      </w:r>
    </w:p>
    <w:p w14:paraId="55F63B79" w14:textId="77777777" w:rsidR="00390976" w:rsidRPr="00390976" w:rsidRDefault="00390976" w:rsidP="00D17192">
      <w:pPr>
        <w:spacing w:line="360" w:lineRule="auto"/>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7E7E1FAA" wp14:editId="4791A8E1">
            <wp:extent cx="5940425" cy="3293110"/>
            <wp:effectExtent l="0" t="0" r="3175" b="2540"/>
            <wp:docPr id="18026744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293110"/>
                    </a:xfrm>
                    <a:prstGeom prst="rect">
                      <a:avLst/>
                    </a:prstGeom>
                    <a:noFill/>
                    <a:ln>
                      <a:noFill/>
                    </a:ln>
                  </pic:spPr>
                </pic:pic>
              </a:graphicData>
            </a:graphic>
          </wp:inline>
        </w:drawing>
      </w:r>
    </w:p>
    <w:p w14:paraId="62546C85"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After transforming the series through first differencing, we analyzed the VAR model results.</w:t>
      </w:r>
    </w:p>
    <w:p w14:paraId="5BD402CE"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These estimated coefficients are statistically significant:</w:t>
      </w:r>
    </w:p>
    <w:p w14:paraId="6F7C8687" w14:textId="77777777" w:rsidR="00390976" w:rsidRPr="00390976" w:rsidRDefault="00390976" w:rsidP="00D17192">
      <w:pPr>
        <w:numPr>
          <w:ilvl w:val="0"/>
          <w:numId w:val="4"/>
        </w:numPr>
        <w:spacing w:line="360" w:lineRule="auto"/>
        <w:rPr>
          <w:rFonts w:ascii="Times New Roman" w:hAnsi="Times New Roman" w:cs="Times New Roman"/>
          <w:sz w:val="24"/>
          <w:szCs w:val="24"/>
        </w:rPr>
      </w:pPr>
      <w:proofErr w:type="spellStart"/>
      <w:r w:rsidRPr="00390976">
        <w:rPr>
          <w:rFonts w:ascii="Times New Roman" w:hAnsi="Times New Roman" w:cs="Times New Roman"/>
          <w:sz w:val="24"/>
          <w:szCs w:val="24"/>
        </w:rPr>
        <w:t>Rcapinv_capita.k</w:t>
      </w:r>
      <w:proofErr w:type="spellEnd"/>
      <w:r w:rsidRPr="00390976">
        <w:rPr>
          <w:rFonts w:ascii="Times New Roman" w:hAnsi="Times New Roman" w:cs="Times New Roman"/>
          <w:sz w:val="24"/>
          <w:szCs w:val="24"/>
        </w:rPr>
        <w:t xml:space="preserve">.. l2: The coefficient is -0.0041 with a highly significant p-value of 0.0324, indicating that, keeping other variables constant, a one thousand tenge </w:t>
      </w:r>
      <w:proofErr w:type="gramStart"/>
      <w:r w:rsidRPr="00390976">
        <w:rPr>
          <w:rFonts w:ascii="Times New Roman" w:hAnsi="Times New Roman" w:cs="Times New Roman"/>
          <w:sz w:val="24"/>
          <w:szCs w:val="24"/>
        </w:rPr>
        <w:t>increase in the change</w:t>
      </w:r>
      <w:proofErr w:type="gramEnd"/>
      <w:r w:rsidRPr="00390976">
        <w:rPr>
          <w:rFonts w:ascii="Times New Roman" w:hAnsi="Times New Roman" w:cs="Times New Roman"/>
          <w:sz w:val="24"/>
          <w:szCs w:val="24"/>
        </w:rPr>
        <w:t xml:space="preserve"> in real capital investment per capita a half of year earlier reduces the change in real GRP per capita in the current quarter by a significant estimated coefficient of 4.1 tenge on average. Significance level is 5%</w:t>
      </w:r>
    </w:p>
    <w:p w14:paraId="1741E640" w14:textId="77777777" w:rsidR="00390976" w:rsidRPr="00390976" w:rsidRDefault="00390976" w:rsidP="00D17192">
      <w:pPr>
        <w:spacing w:line="360" w:lineRule="auto"/>
        <w:rPr>
          <w:rFonts w:ascii="Times New Roman" w:hAnsi="Times New Roman" w:cs="Times New Roman"/>
          <w:sz w:val="24"/>
          <w:szCs w:val="24"/>
        </w:rPr>
      </w:pPr>
    </w:p>
    <w:p w14:paraId="562AECCE" w14:textId="77777777" w:rsidR="00390976" w:rsidRPr="00390976" w:rsidRDefault="00390976" w:rsidP="00D17192">
      <w:pPr>
        <w:numPr>
          <w:ilvl w:val="0"/>
          <w:numId w:val="4"/>
        </w:numPr>
        <w:spacing w:line="360" w:lineRule="auto"/>
        <w:rPr>
          <w:rFonts w:ascii="Times New Roman" w:hAnsi="Times New Roman" w:cs="Times New Roman"/>
          <w:sz w:val="24"/>
          <w:szCs w:val="24"/>
        </w:rPr>
      </w:pPr>
      <w:proofErr w:type="spellStart"/>
      <w:r w:rsidRPr="00390976">
        <w:rPr>
          <w:rFonts w:ascii="Times New Roman" w:hAnsi="Times New Roman" w:cs="Times New Roman"/>
          <w:sz w:val="24"/>
          <w:szCs w:val="24"/>
        </w:rPr>
        <w:t>lRGRP_capita.k</w:t>
      </w:r>
      <w:proofErr w:type="spellEnd"/>
      <w:r w:rsidRPr="00390976">
        <w:rPr>
          <w:rFonts w:ascii="Times New Roman" w:hAnsi="Times New Roman" w:cs="Times New Roman"/>
          <w:sz w:val="24"/>
          <w:szCs w:val="24"/>
        </w:rPr>
        <w:t xml:space="preserve">.. l3: The coefficient is 0.25(in percentage) with a highly significant p-value of 0.091, indicating that the </w:t>
      </w:r>
      <w:proofErr w:type="spellStart"/>
      <w:r w:rsidRPr="00390976">
        <w:rPr>
          <w:rFonts w:ascii="Times New Roman" w:hAnsi="Times New Roman" w:cs="Times New Roman"/>
          <w:sz w:val="24"/>
          <w:szCs w:val="24"/>
        </w:rPr>
        <w:t>lRGRP</w:t>
      </w:r>
      <w:proofErr w:type="spellEnd"/>
      <w:r w:rsidRPr="00390976">
        <w:rPr>
          <w:rFonts w:ascii="Times New Roman" w:hAnsi="Times New Roman" w:cs="Times New Roman"/>
          <w:sz w:val="24"/>
          <w:szCs w:val="24"/>
        </w:rPr>
        <w:t xml:space="preserve"> per capita for three quarters ago significantly predicts the current quarter’s value. Significance level is 10%.</w:t>
      </w:r>
    </w:p>
    <w:p w14:paraId="47CB8695" w14:textId="77777777" w:rsidR="00390976" w:rsidRPr="00390976" w:rsidRDefault="00390976" w:rsidP="00D17192">
      <w:pPr>
        <w:spacing w:line="360" w:lineRule="auto"/>
        <w:rPr>
          <w:rFonts w:ascii="Times New Roman" w:hAnsi="Times New Roman" w:cs="Times New Roman"/>
          <w:sz w:val="24"/>
          <w:szCs w:val="24"/>
        </w:rPr>
      </w:pPr>
    </w:p>
    <w:p w14:paraId="65F6E39C" w14:textId="77777777" w:rsidR="00390976" w:rsidRPr="00390976" w:rsidRDefault="00390976" w:rsidP="00D17192">
      <w:pPr>
        <w:numPr>
          <w:ilvl w:val="0"/>
          <w:numId w:val="4"/>
        </w:numPr>
        <w:spacing w:line="360" w:lineRule="auto"/>
        <w:rPr>
          <w:rFonts w:ascii="Times New Roman" w:hAnsi="Times New Roman" w:cs="Times New Roman"/>
          <w:sz w:val="24"/>
          <w:szCs w:val="24"/>
        </w:rPr>
      </w:pPr>
      <w:proofErr w:type="spellStart"/>
      <w:r w:rsidRPr="00390976">
        <w:rPr>
          <w:rFonts w:ascii="Times New Roman" w:hAnsi="Times New Roman" w:cs="Times New Roman"/>
          <w:sz w:val="24"/>
          <w:szCs w:val="24"/>
        </w:rPr>
        <w:t>lRGRP_capita.k</w:t>
      </w:r>
      <w:proofErr w:type="spellEnd"/>
      <w:r w:rsidRPr="00390976">
        <w:rPr>
          <w:rFonts w:ascii="Times New Roman" w:hAnsi="Times New Roman" w:cs="Times New Roman"/>
          <w:sz w:val="24"/>
          <w:szCs w:val="24"/>
        </w:rPr>
        <w:t>.. l4: A one per cent increase in the change in real GRP per capita one year ago increases the change in real GRP per capita in the current quarter by 40.6% on average, keeping other variables constant. This coefficient is also statistically significant at the 5% significance level. Since the p-value is 0.011.</w:t>
      </w:r>
    </w:p>
    <w:p w14:paraId="4B86BD93" w14:textId="77777777" w:rsidR="00390976" w:rsidRPr="00390976" w:rsidRDefault="00390976" w:rsidP="00D17192">
      <w:pPr>
        <w:spacing w:line="360" w:lineRule="auto"/>
        <w:rPr>
          <w:rFonts w:ascii="Times New Roman" w:hAnsi="Times New Roman" w:cs="Times New Roman"/>
          <w:sz w:val="24"/>
          <w:szCs w:val="24"/>
        </w:rPr>
      </w:pPr>
    </w:p>
    <w:p w14:paraId="0B238B72" w14:textId="77777777" w:rsidR="00390976" w:rsidRPr="00390976" w:rsidRDefault="00390976" w:rsidP="00D17192">
      <w:pPr>
        <w:numPr>
          <w:ilvl w:val="0"/>
          <w:numId w:val="4"/>
        </w:numPr>
        <w:spacing w:line="360" w:lineRule="auto"/>
        <w:rPr>
          <w:rFonts w:ascii="Times New Roman" w:hAnsi="Times New Roman" w:cs="Times New Roman"/>
          <w:sz w:val="24"/>
          <w:szCs w:val="24"/>
        </w:rPr>
      </w:pPr>
      <w:proofErr w:type="spellStart"/>
      <w:r w:rsidRPr="00390976">
        <w:rPr>
          <w:rFonts w:ascii="Times New Roman" w:hAnsi="Times New Roman" w:cs="Times New Roman"/>
          <w:sz w:val="24"/>
          <w:szCs w:val="24"/>
        </w:rPr>
        <w:t>Rcapinv_capita.k</w:t>
      </w:r>
      <w:proofErr w:type="spellEnd"/>
      <w:r w:rsidRPr="00390976">
        <w:rPr>
          <w:rFonts w:ascii="Times New Roman" w:hAnsi="Times New Roman" w:cs="Times New Roman"/>
          <w:sz w:val="24"/>
          <w:szCs w:val="24"/>
        </w:rPr>
        <w:t>.. l5: The p-value is 0.089, indicating that at 10 per cent significance levels the coefficient of -0.0037 is statistically significant. In turn, this means that a one per cent increase in the change in per capita RGDP one year and one quarter ago reduces the change in per capita RGDP by an average of 0.37 per cent in the current quarter, controlling for other variables.</w:t>
      </w:r>
    </w:p>
    <w:p w14:paraId="6DA93C20" w14:textId="77777777" w:rsidR="00390976" w:rsidRPr="00390976" w:rsidRDefault="00390976" w:rsidP="00D17192">
      <w:pPr>
        <w:spacing w:line="360" w:lineRule="auto"/>
        <w:rPr>
          <w:rFonts w:ascii="Times New Roman" w:hAnsi="Times New Roman" w:cs="Times New Roman"/>
          <w:sz w:val="24"/>
          <w:szCs w:val="24"/>
        </w:rPr>
      </w:pPr>
    </w:p>
    <w:p w14:paraId="10747BCF"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Autocorrelation Function (ACF) and Partial Autocorrelation Function (PACF)</w:t>
      </w:r>
    </w:p>
    <w:p w14:paraId="5FBE6221" w14:textId="77777777" w:rsidR="00390976" w:rsidRPr="00390976" w:rsidRDefault="00390976" w:rsidP="00D17192">
      <w:pPr>
        <w:spacing w:line="360" w:lineRule="auto"/>
        <w:rPr>
          <w:rFonts w:ascii="Times New Roman" w:hAnsi="Times New Roman" w:cs="Times New Roman"/>
          <w:sz w:val="24"/>
          <w:szCs w:val="24"/>
        </w:rPr>
      </w:pPr>
    </w:p>
    <w:p w14:paraId="25C77317" w14:textId="77777777" w:rsidR="00390976" w:rsidRP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D17192">
        <w:rPr>
          <w:rFonts w:ascii="Times New Roman" w:hAnsi="Times New Roman" w:cs="Times New Roman"/>
          <w:noProof/>
          <w:sz w:val="24"/>
          <w:szCs w:val="24"/>
        </w:rPr>
        <w:drawing>
          <wp:inline distT="0" distB="0" distL="0" distR="0" wp14:anchorId="3A089DC6" wp14:editId="77998D31">
            <wp:extent cx="5940425" cy="3246120"/>
            <wp:effectExtent l="0" t="0" r="3175" b="0"/>
            <wp:docPr id="505631995" name="Picture 27"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A graph with lines and number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3246120"/>
                    </a:xfrm>
                    <a:prstGeom prst="rect">
                      <a:avLst/>
                    </a:prstGeom>
                    <a:noFill/>
                    <a:ln>
                      <a:noFill/>
                    </a:ln>
                  </pic:spPr>
                </pic:pic>
              </a:graphicData>
            </a:graphic>
          </wp:inline>
        </w:drawing>
      </w:r>
    </w:p>
    <w:p w14:paraId="6F9710CB" w14:textId="77777777" w:rsidR="00390976" w:rsidRDefault="00C17718" w:rsidP="00D171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 xml:space="preserve">The ACF graph of real GRP per capita in Karaganda shows the same noticeable autocorrelation as in Atyrau, because one can notice a correlation between every fourth lag. In addition, there are significant autocorrelations in the early lags, which </w:t>
      </w:r>
      <w:proofErr w:type="spellStart"/>
      <w:r w:rsidR="00390976" w:rsidRPr="00390976">
        <w:rPr>
          <w:rFonts w:ascii="Times New Roman" w:hAnsi="Times New Roman" w:cs="Times New Roman"/>
          <w:sz w:val="24"/>
          <w:szCs w:val="24"/>
        </w:rPr>
        <w:t>emphasise</w:t>
      </w:r>
      <w:proofErr w:type="spellEnd"/>
      <w:r w:rsidR="00390976" w:rsidRPr="00390976">
        <w:rPr>
          <w:rFonts w:ascii="Times New Roman" w:hAnsi="Times New Roman" w:cs="Times New Roman"/>
          <w:sz w:val="24"/>
          <w:szCs w:val="24"/>
        </w:rPr>
        <w:t xml:space="preserve"> strong dependence from quarter to quarter.</w:t>
      </w:r>
    </w:p>
    <w:p w14:paraId="116C3AFA" w14:textId="77777777" w:rsidR="009B52F5" w:rsidRDefault="009B52F5" w:rsidP="00D17192">
      <w:pPr>
        <w:spacing w:line="360" w:lineRule="auto"/>
        <w:rPr>
          <w:rFonts w:ascii="Times New Roman" w:hAnsi="Times New Roman" w:cs="Times New Roman"/>
          <w:sz w:val="24"/>
          <w:szCs w:val="24"/>
        </w:rPr>
      </w:pPr>
    </w:p>
    <w:p w14:paraId="001F4CC9" w14:textId="77777777" w:rsidR="009B52F5" w:rsidRDefault="009B52F5" w:rsidP="00D17192">
      <w:pPr>
        <w:spacing w:line="360" w:lineRule="auto"/>
        <w:rPr>
          <w:rFonts w:ascii="Times New Roman" w:hAnsi="Times New Roman" w:cs="Times New Roman"/>
          <w:sz w:val="24"/>
          <w:szCs w:val="24"/>
        </w:rPr>
      </w:pPr>
    </w:p>
    <w:p w14:paraId="4BD164D4" w14:textId="77777777" w:rsidR="009B52F5" w:rsidRDefault="009B52F5" w:rsidP="00D17192">
      <w:pPr>
        <w:spacing w:line="360" w:lineRule="auto"/>
        <w:rPr>
          <w:rFonts w:ascii="Times New Roman" w:hAnsi="Times New Roman" w:cs="Times New Roman"/>
          <w:sz w:val="24"/>
          <w:szCs w:val="24"/>
        </w:rPr>
      </w:pPr>
    </w:p>
    <w:p w14:paraId="3B16007E" w14:textId="77777777" w:rsidR="009B52F5" w:rsidRDefault="009B52F5" w:rsidP="00D17192">
      <w:pPr>
        <w:spacing w:line="360" w:lineRule="auto"/>
        <w:rPr>
          <w:rFonts w:ascii="Times New Roman" w:hAnsi="Times New Roman" w:cs="Times New Roman"/>
          <w:sz w:val="24"/>
          <w:szCs w:val="24"/>
        </w:rPr>
      </w:pPr>
    </w:p>
    <w:p w14:paraId="561DC414" w14:textId="77777777" w:rsidR="009B52F5" w:rsidRDefault="009B52F5" w:rsidP="00D17192">
      <w:pPr>
        <w:spacing w:line="360" w:lineRule="auto"/>
        <w:rPr>
          <w:rFonts w:ascii="Times New Roman" w:hAnsi="Times New Roman" w:cs="Times New Roman"/>
          <w:sz w:val="24"/>
          <w:szCs w:val="24"/>
        </w:rPr>
      </w:pPr>
    </w:p>
    <w:p w14:paraId="4EF81918" w14:textId="77777777" w:rsidR="009B52F5" w:rsidRPr="00390976" w:rsidRDefault="009B52F5" w:rsidP="00D17192">
      <w:pPr>
        <w:spacing w:line="360" w:lineRule="auto"/>
        <w:rPr>
          <w:rFonts w:ascii="Times New Roman" w:hAnsi="Times New Roman" w:cs="Times New Roman"/>
          <w:sz w:val="24"/>
          <w:szCs w:val="24"/>
        </w:rPr>
      </w:pPr>
    </w:p>
    <w:p w14:paraId="1EE781CA"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Forecast of series RGRP per capita</w:t>
      </w:r>
    </w:p>
    <w:p w14:paraId="326AF495" w14:textId="77777777" w:rsidR="00390976" w:rsidRPr="00390976" w:rsidRDefault="00390976" w:rsidP="00D17192">
      <w:pPr>
        <w:spacing w:line="360" w:lineRule="auto"/>
        <w:rPr>
          <w:rFonts w:ascii="Times New Roman" w:hAnsi="Times New Roman" w:cs="Times New Roman"/>
          <w:sz w:val="24"/>
          <w:szCs w:val="24"/>
        </w:rPr>
      </w:pPr>
      <w:r w:rsidRPr="00D17192">
        <w:rPr>
          <w:rFonts w:ascii="Times New Roman" w:hAnsi="Times New Roman" w:cs="Times New Roman"/>
          <w:noProof/>
          <w:sz w:val="24"/>
          <w:szCs w:val="24"/>
        </w:rPr>
        <w:drawing>
          <wp:inline distT="0" distB="0" distL="0" distR="0" wp14:anchorId="58CA8FF4" wp14:editId="6E0166EB">
            <wp:extent cx="5940425" cy="1975485"/>
            <wp:effectExtent l="0" t="0" r="3175" b="5715"/>
            <wp:docPr id="9109586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1975485"/>
                    </a:xfrm>
                    <a:prstGeom prst="rect">
                      <a:avLst/>
                    </a:prstGeom>
                    <a:noFill/>
                    <a:ln>
                      <a:noFill/>
                    </a:ln>
                  </pic:spPr>
                </pic:pic>
              </a:graphicData>
            </a:graphic>
          </wp:inline>
        </w:drawing>
      </w:r>
    </w:p>
    <w:p w14:paraId="4C35B592" w14:textId="77777777" w:rsidR="00390976" w:rsidRPr="00390976" w:rsidRDefault="009B52F5" w:rsidP="00D17192">
      <w:pPr>
        <w:spacing w:line="360" w:lineRule="auto"/>
        <w:rPr>
          <w:rFonts w:ascii="Times New Roman" w:hAnsi="Times New Roman" w:cs="Times New Roman"/>
          <w:sz w:val="24"/>
          <w:szCs w:val="24"/>
          <w:lang w:val="kk-KZ"/>
        </w:rPr>
      </w:pPr>
      <w:r>
        <w:rPr>
          <w:rFonts w:ascii="Times New Roman" w:hAnsi="Times New Roman" w:cs="Times New Roman"/>
          <w:sz w:val="24"/>
          <w:szCs w:val="24"/>
        </w:rPr>
        <w:t xml:space="preserve">             </w:t>
      </w:r>
      <w:r w:rsidR="00390976" w:rsidRPr="00390976">
        <w:rPr>
          <w:rFonts w:ascii="Times New Roman" w:hAnsi="Times New Roman" w:cs="Times New Roman"/>
          <w:sz w:val="24"/>
          <w:szCs w:val="24"/>
        </w:rPr>
        <w:t>Forecasting the real GRP per capita shows an increased trend continuing throughout the predicted quarters, and larger confidence intervals indicate rising uncertainty over longer horizons.</w:t>
      </w:r>
    </w:p>
    <w:p w14:paraId="438379C8" w14:textId="77777777" w:rsidR="00390976" w:rsidRPr="00390976" w:rsidRDefault="00390976" w:rsidP="00D17192">
      <w:pPr>
        <w:spacing w:line="360" w:lineRule="auto"/>
        <w:rPr>
          <w:rFonts w:ascii="Times New Roman" w:hAnsi="Times New Roman" w:cs="Times New Roman"/>
          <w:sz w:val="24"/>
          <w:szCs w:val="24"/>
        </w:rPr>
      </w:pPr>
    </w:p>
    <w:p w14:paraId="25E3BC08" w14:textId="77777777" w:rsidR="00390976" w:rsidRPr="00390976" w:rsidRDefault="00390976" w:rsidP="00D17192">
      <w:pPr>
        <w:spacing w:line="360" w:lineRule="auto"/>
        <w:rPr>
          <w:rFonts w:ascii="Times New Roman" w:hAnsi="Times New Roman" w:cs="Times New Roman"/>
          <w:b/>
          <w:bCs/>
          <w:sz w:val="24"/>
          <w:szCs w:val="24"/>
        </w:rPr>
      </w:pPr>
      <w:r w:rsidRPr="00390976">
        <w:rPr>
          <w:rFonts w:ascii="Times New Roman" w:hAnsi="Times New Roman" w:cs="Times New Roman"/>
          <w:b/>
          <w:bCs/>
          <w:sz w:val="24"/>
          <w:szCs w:val="24"/>
        </w:rPr>
        <w:t>Key Findings</w:t>
      </w:r>
      <w:r w:rsidRPr="00390976">
        <w:rPr>
          <w:rFonts w:ascii="Times New Roman" w:hAnsi="Times New Roman" w:cs="Times New Roman"/>
          <w:b/>
          <w:bCs/>
          <w:sz w:val="24"/>
          <w:szCs w:val="24"/>
        </w:rPr>
        <w:tab/>
      </w:r>
      <w:r w:rsidR="009B52F5">
        <w:rPr>
          <w:rFonts w:ascii="Times New Roman" w:hAnsi="Times New Roman" w:cs="Times New Roman"/>
          <w:b/>
          <w:bCs/>
          <w:sz w:val="24"/>
          <w:szCs w:val="24"/>
        </w:rPr>
        <w:t xml:space="preserve"> </w:t>
      </w:r>
    </w:p>
    <w:p w14:paraId="2CB15899"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b/>
        <w:t xml:space="preserve">The ADF tests found that both real GRP and real capital investment per capita had a problem of non-stationarity, due to the existence of seasonal patterns. By applying first differences, we achieved stationarity. Additionally, both regions showed seasonal cycles with significant autocorrelations at every fourth lag. </w:t>
      </w:r>
    </w:p>
    <w:p w14:paraId="2AA0A952"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b/>
        <w:t>The Granger causality and instantaneous causality tests in Atyrau revealed a weak but existent causal relationship between real capital investment and real GRP per capita at the 10% significance level. Conversely, for Karaganda, there is no statistically significant causal relationship.</w:t>
      </w:r>
    </w:p>
    <w:p w14:paraId="708C6A0E"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b/>
        <w:t xml:space="preserve">In Atyrau, both the lagged real GRP per capita (lags 1,2, and 4) and the lagged real capital investment per capita (lag 1) had a significant impact on the real GRP per capita growth rate. </w:t>
      </w:r>
    </w:p>
    <w:p w14:paraId="55CD8EED" w14:textId="77777777" w:rsidR="00390976" w:rsidRPr="00390976" w:rsidRDefault="00390976" w:rsidP="00D17192">
      <w:pPr>
        <w:spacing w:line="360" w:lineRule="auto"/>
        <w:rPr>
          <w:rFonts w:ascii="Times New Roman" w:hAnsi="Times New Roman" w:cs="Times New Roman"/>
          <w:sz w:val="24"/>
          <w:szCs w:val="24"/>
        </w:rPr>
      </w:pPr>
      <w:r w:rsidRPr="00390976">
        <w:rPr>
          <w:rFonts w:ascii="Times New Roman" w:hAnsi="Times New Roman" w:cs="Times New Roman"/>
          <w:sz w:val="24"/>
          <w:szCs w:val="24"/>
        </w:rPr>
        <w:tab/>
        <w:t xml:space="preserve">In Karaganda, we used the logarithm of real GRP per capita. Statistically significant impacts such as negative effects from lagged changes in capital investment per capita (lags 2 and 5) and positive effects from lagged changes in the log of real GRP per capita (lags 3 and 4). </w:t>
      </w:r>
      <w:r w:rsidR="2FE13A87" w:rsidRPr="00D17192">
        <w:rPr>
          <w:rFonts w:ascii="Times New Roman" w:eastAsia="Times New Roman" w:hAnsi="Times New Roman" w:cs="Times New Roman"/>
          <w:sz w:val="24"/>
          <w:szCs w:val="24"/>
        </w:rPr>
        <w:t xml:space="preserve">This </w:t>
      </w:r>
      <w:r w:rsidR="2FE13A87" w:rsidRPr="00D17192">
        <w:rPr>
          <w:rFonts w:ascii="Times New Roman" w:eastAsia="Times New Roman" w:hAnsi="Times New Roman" w:cs="Times New Roman"/>
          <w:sz w:val="24"/>
          <w:szCs w:val="24"/>
        </w:rPr>
        <w:lastRenderedPageBreak/>
        <w:t xml:space="preserve">can be due to the seasonality of the same quarters in two consecutive years. </w:t>
      </w:r>
      <w:r w:rsidRPr="00390976">
        <w:rPr>
          <w:rFonts w:ascii="Times New Roman" w:hAnsi="Times New Roman" w:cs="Times New Roman"/>
          <w:sz w:val="24"/>
          <w:szCs w:val="24"/>
        </w:rPr>
        <w:t>However, the causal link between them is weaker than in Atyrau.</w:t>
      </w:r>
    </w:p>
    <w:p w14:paraId="49F0ED0B" w14:textId="77777777" w:rsidR="005C21A3" w:rsidRPr="009B52F5" w:rsidRDefault="00390976" w:rsidP="009B52F5">
      <w:pPr>
        <w:spacing w:line="360" w:lineRule="auto"/>
        <w:rPr>
          <w:rFonts w:ascii="Times New Roman" w:hAnsi="Times New Roman" w:cs="Times New Roman"/>
          <w:sz w:val="24"/>
          <w:szCs w:val="24"/>
        </w:rPr>
      </w:pPr>
      <w:r w:rsidRPr="00390976">
        <w:rPr>
          <w:rFonts w:ascii="Times New Roman" w:hAnsi="Times New Roman" w:cs="Times New Roman"/>
          <w:sz w:val="24"/>
          <w:szCs w:val="24"/>
        </w:rPr>
        <w:tab/>
        <w:t>The forecasts for both regions showed a continuation of seasonal patterns observed in the historical data</w:t>
      </w:r>
      <w:r w:rsidR="009B52F5">
        <w:rPr>
          <w:rFonts w:ascii="Times New Roman" w:hAnsi="Times New Roman" w:cs="Times New Roman"/>
          <w:sz w:val="24"/>
          <w:szCs w:val="24"/>
        </w:rPr>
        <w:t>.</w:t>
      </w:r>
    </w:p>
    <w:p w14:paraId="3AC29BC2" w14:textId="77777777" w:rsidR="005C21A3" w:rsidRPr="00D17192" w:rsidRDefault="005C21A3" w:rsidP="00D17192">
      <w:pPr>
        <w:pStyle w:val="Heading1"/>
        <w:spacing w:line="360" w:lineRule="auto"/>
        <w:rPr>
          <w:rFonts w:ascii="Times New Roman" w:hAnsi="Times New Roman" w:cs="Times New Roman"/>
          <w:b/>
          <w:bCs/>
          <w:sz w:val="24"/>
          <w:szCs w:val="24"/>
        </w:rPr>
      </w:pPr>
      <w:bookmarkStart w:id="5" w:name="_Toc193982767"/>
      <w:r w:rsidRPr="00D17192">
        <w:rPr>
          <w:rFonts w:ascii="Times New Roman" w:hAnsi="Times New Roman" w:cs="Times New Roman"/>
          <w:b/>
          <w:bCs/>
          <w:sz w:val="24"/>
          <w:szCs w:val="24"/>
        </w:rPr>
        <w:t>CONCLUSION</w:t>
      </w:r>
      <w:bookmarkEnd w:id="5"/>
    </w:p>
    <w:p w14:paraId="56DE365F" w14:textId="77777777" w:rsidR="009D604C" w:rsidRPr="00D17192" w:rsidRDefault="009D604C" w:rsidP="00D17192">
      <w:pPr>
        <w:spacing w:line="360" w:lineRule="auto"/>
        <w:rPr>
          <w:rFonts w:ascii="Times New Roman" w:hAnsi="Times New Roman" w:cs="Times New Roman"/>
          <w:sz w:val="24"/>
          <w:szCs w:val="24"/>
        </w:rPr>
      </w:pPr>
      <w:r w:rsidRPr="00D17192">
        <w:rPr>
          <w:rFonts w:ascii="Times New Roman" w:hAnsi="Times New Roman" w:cs="Times New Roman"/>
          <w:sz w:val="24"/>
          <w:szCs w:val="24"/>
        </w:rPr>
        <w:t xml:space="preserve">             This study examined how fixed capital investment per capita influences GRP per capita in Kazakhstan. To evaluate infrastructure investment needs across all areas, first we computed the Infrastructure Need Index (INI), a measure incorporating population statistics, fixed assets, and depreciation. Given their high infrastructure investment requirements and great economic potential, we determined Atyrau and </w:t>
      </w:r>
      <w:r w:rsidR="00D17192" w:rsidRPr="00D17192">
        <w:rPr>
          <w:rFonts w:ascii="Times New Roman" w:hAnsi="Times New Roman" w:cs="Times New Roman"/>
          <w:sz w:val="24"/>
          <w:szCs w:val="24"/>
        </w:rPr>
        <w:t>Karaganda</w:t>
      </w:r>
      <w:r w:rsidRPr="00D17192">
        <w:rPr>
          <w:rFonts w:ascii="Times New Roman" w:hAnsi="Times New Roman" w:cs="Times New Roman"/>
          <w:sz w:val="24"/>
          <w:szCs w:val="24"/>
        </w:rPr>
        <w:t xml:space="preserve"> as priority locations based on the </w:t>
      </w:r>
      <w:r w:rsidR="6EC4CEAF" w:rsidRPr="192F706D">
        <w:rPr>
          <w:rFonts w:ascii="Times New Roman" w:hAnsi="Times New Roman" w:cs="Times New Roman"/>
          <w:sz w:val="24"/>
          <w:szCs w:val="24"/>
        </w:rPr>
        <w:t>Investment Priority Index (IPI)</w:t>
      </w:r>
      <w:r w:rsidRPr="192F706D">
        <w:rPr>
          <w:rFonts w:ascii="Times New Roman" w:hAnsi="Times New Roman" w:cs="Times New Roman"/>
          <w:sz w:val="24"/>
          <w:szCs w:val="24"/>
        </w:rPr>
        <w:t xml:space="preserve"> </w:t>
      </w:r>
      <w:r w:rsidR="73675408" w:rsidRPr="5ABB89FA">
        <w:rPr>
          <w:rFonts w:ascii="Times New Roman" w:hAnsi="Times New Roman" w:cs="Times New Roman"/>
          <w:sz w:val="24"/>
          <w:szCs w:val="24"/>
        </w:rPr>
        <w:t>fluctuations</w:t>
      </w:r>
      <w:r w:rsidRPr="5ABB89FA">
        <w:rPr>
          <w:rFonts w:ascii="Times New Roman" w:hAnsi="Times New Roman" w:cs="Times New Roman"/>
          <w:sz w:val="24"/>
          <w:szCs w:val="24"/>
        </w:rPr>
        <w:t>.</w:t>
      </w:r>
      <w:r w:rsidRPr="00D17192">
        <w:rPr>
          <w:rFonts w:ascii="Times New Roman" w:hAnsi="Times New Roman" w:cs="Times New Roman"/>
          <w:sz w:val="24"/>
          <w:szCs w:val="24"/>
        </w:rPr>
        <w:t xml:space="preserve"> Applying a Vector Autoregressive (VAR) model, we investigated how previous investments influence future economic performance using quarterly data spanning 2011 to 2024.</w:t>
      </w:r>
    </w:p>
    <w:p w14:paraId="25D8ACA3" w14:textId="77777777" w:rsidR="009D604C" w:rsidRPr="00D17192" w:rsidRDefault="009D604C" w:rsidP="00D17192">
      <w:pPr>
        <w:spacing w:line="360" w:lineRule="auto"/>
        <w:rPr>
          <w:rFonts w:ascii="Times New Roman" w:hAnsi="Times New Roman" w:cs="Times New Roman"/>
          <w:sz w:val="24"/>
          <w:szCs w:val="24"/>
        </w:rPr>
      </w:pPr>
      <w:r w:rsidRPr="00D17192">
        <w:rPr>
          <w:rFonts w:ascii="Times New Roman" w:hAnsi="Times New Roman" w:cs="Times New Roman"/>
          <w:sz w:val="24"/>
          <w:szCs w:val="24"/>
        </w:rPr>
        <w:t xml:space="preserve">             For Atyrau, the findings unequivocally revealed a strong predictive link: past capital </w:t>
      </w:r>
      <w:r w:rsidR="006A6A14" w:rsidRPr="00D17192">
        <w:rPr>
          <w:rFonts w:ascii="Times New Roman" w:hAnsi="Times New Roman" w:cs="Times New Roman"/>
          <w:sz w:val="24"/>
          <w:szCs w:val="24"/>
        </w:rPr>
        <w:t>expenditure</w:t>
      </w:r>
      <w:r w:rsidRPr="00D17192">
        <w:rPr>
          <w:rFonts w:ascii="Times New Roman" w:hAnsi="Times New Roman" w:cs="Times New Roman"/>
          <w:sz w:val="24"/>
          <w:szCs w:val="24"/>
        </w:rPr>
        <w:t xml:space="preserve"> greatly affected future GRP increase. Statistically significant coefficients verified that investments in past times favorably affected economic results in next quarters. Thus, maintaining Atyrau's economic development depends on wise investments.</w:t>
      </w:r>
    </w:p>
    <w:p w14:paraId="04639FB1" w14:textId="77777777" w:rsidR="009D604C" w:rsidRPr="00D17192" w:rsidRDefault="009D604C" w:rsidP="00D17192">
      <w:pPr>
        <w:spacing w:line="360" w:lineRule="auto"/>
        <w:rPr>
          <w:rFonts w:ascii="Times New Roman" w:hAnsi="Times New Roman" w:cs="Times New Roman"/>
          <w:sz w:val="24"/>
          <w:szCs w:val="24"/>
        </w:rPr>
      </w:pPr>
      <w:r w:rsidRPr="00D17192">
        <w:rPr>
          <w:rFonts w:ascii="Times New Roman" w:hAnsi="Times New Roman" w:cs="Times New Roman"/>
          <w:sz w:val="24"/>
          <w:szCs w:val="24"/>
        </w:rPr>
        <w:t xml:space="preserve">            </w:t>
      </w:r>
      <w:proofErr w:type="spellStart"/>
      <w:r w:rsidRPr="00D17192">
        <w:rPr>
          <w:rFonts w:ascii="Times New Roman" w:hAnsi="Times New Roman" w:cs="Times New Roman"/>
          <w:sz w:val="24"/>
          <w:szCs w:val="24"/>
        </w:rPr>
        <w:t>Karagandy</w:t>
      </w:r>
      <w:proofErr w:type="spellEnd"/>
      <w:r w:rsidRPr="00D17192">
        <w:rPr>
          <w:rFonts w:ascii="Times New Roman" w:hAnsi="Times New Roman" w:cs="Times New Roman"/>
          <w:sz w:val="24"/>
          <w:szCs w:val="24"/>
        </w:rPr>
        <w:t xml:space="preserve">, on the other hand, gave different findings. With respect to future GRP per capita at normal significance levels, past capital expenditures showed no evident predictive association. Though </w:t>
      </w:r>
      <w:r w:rsidR="006A6A14" w:rsidRPr="00D17192">
        <w:rPr>
          <w:rFonts w:ascii="Times New Roman" w:hAnsi="Times New Roman" w:cs="Times New Roman"/>
          <w:sz w:val="24"/>
          <w:szCs w:val="24"/>
        </w:rPr>
        <w:t>sometimes</w:t>
      </w:r>
      <w:r w:rsidRPr="00D17192">
        <w:rPr>
          <w:rFonts w:ascii="Times New Roman" w:hAnsi="Times New Roman" w:cs="Times New Roman"/>
          <w:sz w:val="24"/>
          <w:szCs w:val="24"/>
        </w:rPr>
        <w:t xml:space="preserve"> lags revealed important links, generally causation was weaker, implying other economic or structural elements may have more impact on the GRP growth of the region.</w:t>
      </w:r>
    </w:p>
    <w:p w14:paraId="7CF1FECC" w14:textId="77777777" w:rsidR="009D604C" w:rsidRPr="00D17192" w:rsidRDefault="009D604C" w:rsidP="00D17192">
      <w:pPr>
        <w:spacing w:line="360" w:lineRule="auto"/>
        <w:rPr>
          <w:rFonts w:ascii="Times New Roman" w:hAnsi="Times New Roman" w:cs="Times New Roman"/>
          <w:sz w:val="24"/>
          <w:szCs w:val="24"/>
        </w:rPr>
      </w:pPr>
      <w:r w:rsidRPr="00D17192">
        <w:rPr>
          <w:rFonts w:ascii="Times New Roman" w:hAnsi="Times New Roman" w:cs="Times New Roman"/>
          <w:sz w:val="24"/>
          <w:szCs w:val="24"/>
        </w:rPr>
        <w:t xml:space="preserve">           Initially showing seasonal trends and non-stationarity, the data of both areas needed changes for correct forecasting. Following data transformation, our projections showed both </w:t>
      </w:r>
      <w:proofErr w:type="spellStart"/>
      <w:proofErr w:type="gramStart"/>
      <w:r w:rsidRPr="00D17192">
        <w:rPr>
          <w:rFonts w:ascii="Times New Roman" w:hAnsi="Times New Roman" w:cs="Times New Roman"/>
          <w:sz w:val="24"/>
          <w:szCs w:val="24"/>
        </w:rPr>
        <w:t>areas's</w:t>
      </w:r>
      <w:proofErr w:type="spellEnd"/>
      <w:proofErr w:type="gramEnd"/>
      <w:r w:rsidRPr="00D17192">
        <w:rPr>
          <w:rFonts w:ascii="Times New Roman" w:hAnsi="Times New Roman" w:cs="Times New Roman"/>
          <w:sz w:val="24"/>
          <w:szCs w:val="24"/>
        </w:rPr>
        <w:t xml:space="preserve"> ongoing increase in GRP per capita, albeit over longer times our estimates became less definite.</w:t>
      </w:r>
    </w:p>
    <w:p w14:paraId="6AC8CC79" w14:textId="77777777" w:rsidR="009D604C" w:rsidRPr="00D17192" w:rsidRDefault="009D604C" w:rsidP="00D17192">
      <w:pPr>
        <w:spacing w:line="360" w:lineRule="auto"/>
        <w:rPr>
          <w:rFonts w:ascii="Times New Roman" w:hAnsi="Times New Roman" w:cs="Times New Roman"/>
          <w:sz w:val="24"/>
          <w:szCs w:val="24"/>
        </w:rPr>
      </w:pPr>
      <w:r w:rsidRPr="00D17192">
        <w:rPr>
          <w:rFonts w:ascii="Times New Roman" w:hAnsi="Times New Roman" w:cs="Times New Roman"/>
          <w:sz w:val="24"/>
          <w:szCs w:val="24"/>
        </w:rPr>
        <w:t xml:space="preserve">           This study underlines generally that successful investing strategies depend on an awareness of geographical variations. Customizing policies and investment choices to fit the particular economic situation of every area will help Kazakhstan to achieve far more sustainable development.</w:t>
      </w:r>
    </w:p>
    <w:p w14:paraId="34591B3E" w14:textId="77777777" w:rsidR="005C21A3" w:rsidRPr="00D17192" w:rsidRDefault="005C21A3" w:rsidP="00D17192">
      <w:pPr>
        <w:spacing w:line="360" w:lineRule="auto"/>
        <w:jc w:val="both"/>
        <w:rPr>
          <w:rFonts w:ascii="Times New Roman" w:hAnsi="Times New Roman" w:cs="Times New Roman"/>
          <w:sz w:val="24"/>
          <w:szCs w:val="24"/>
        </w:rPr>
      </w:pPr>
    </w:p>
    <w:p w14:paraId="5976F8E8" w14:textId="77777777" w:rsidR="005C21A3" w:rsidRPr="00D17192" w:rsidRDefault="005C21A3" w:rsidP="00D17192">
      <w:pPr>
        <w:spacing w:line="360" w:lineRule="auto"/>
        <w:jc w:val="both"/>
        <w:rPr>
          <w:rFonts w:ascii="Times New Roman" w:hAnsi="Times New Roman" w:cs="Times New Roman"/>
          <w:sz w:val="24"/>
          <w:szCs w:val="24"/>
        </w:rPr>
      </w:pPr>
    </w:p>
    <w:p w14:paraId="4437BEE3" w14:textId="77777777" w:rsidR="005C21A3" w:rsidRPr="00D17192" w:rsidRDefault="005C21A3" w:rsidP="00D17192">
      <w:pPr>
        <w:spacing w:line="360" w:lineRule="auto"/>
        <w:jc w:val="both"/>
        <w:rPr>
          <w:rFonts w:ascii="Times New Roman" w:hAnsi="Times New Roman" w:cs="Times New Roman"/>
          <w:sz w:val="24"/>
          <w:szCs w:val="24"/>
        </w:rPr>
      </w:pPr>
    </w:p>
    <w:p w14:paraId="29A2E5CE" w14:textId="77777777" w:rsidR="005C21A3" w:rsidRPr="00D17192" w:rsidRDefault="005C21A3" w:rsidP="00D17192">
      <w:pPr>
        <w:spacing w:line="360" w:lineRule="auto"/>
        <w:jc w:val="both"/>
        <w:rPr>
          <w:rFonts w:ascii="Times New Roman" w:hAnsi="Times New Roman" w:cs="Times New Roman"/>
          <w:sz w:val="24"/>
          <w:szCs w:val="24"/>
        </w:rPr>
      </w:pPr>
    </w:p>
    <w:p w14:paraId="6956D36B" w14:textId="77777777" w:rsidR="005C21A3" w:rsidRPr="00D17192" w:rsidRDefault="005C21A3" w:rsidP="00D17192">
      <w:pPr>
        <w:pStyle w:val="Heading1"/>
        <w:spacing w:line="360" w:lineRule="auto"/>
        <w:rPr>
          <w:rFonts w:ascii="Times New Roman" w:hAnsi="Times New Roman" w:cs="Times New Roman"/>
          <w:b/>
          <w:bCs/>
          <w:sz w:val="24"/>
          <w:szCs w:val="24"/>
        </w:rPr>
      </w:pPr>
      <w:bookmarkStart w:id="6" w:name="_Toc193982768"/>
      <w:r w:rsidRPr="00D17192">
        <w:rPr>
          <w:rFonts w:ascii="Times New Roman" w:hAnsi="Times New Roman" w:cs="Times New Roman"/>
          <w:b/>
          <w:bCs/>
          <w:sz w:val="24"/>
          <w:szCs w:val="24"/>
        </w:rPr>
        <w:t>REFERENCES</w:t>
      </w:r>
      <w:bookmarkEnd w:id="6"/>
    </w:p>
    <w:p w14:paraId="42F9A9EE" w14:textId="77777777" w:rsidR="00B44800" w:rsidRPr="002E5EB4" w:rsidRDefault="00B44800" w:rsidP="00D17192">
      <w:pPr>
        <w:spacing w:line="360" w:lineRule="auto"/>
        <w:jc w:val="both"/>
        <w:rPr>
          <w:rFonts w:ascii="Times New Roman" w:hAnsi="Times New Roman" w:cs="Times New Roman"/>
          <w:sz w:val="24"/>
          <w:szCs w:val="24"/>
        </w:rPr>
      </w:pPr>
      <w:r w:rsidRPr="002E5EB4">
        <w:rPr>
          <w:rFonts w:ascii="Times New Roman" w:hAnsi="Times New Roman" w:cs="Times New Roman"/>
          <w:sz w:val="24"/>
          <w:szCs w:val="24"/>
        </w:rPr>
        <w:t xml:space="preserve">1.Batishcheva G.A. </w:t>
      </w:r>
      <w:proofErr w:type="spellStart"/>
      <w:r w:rsidRPr="002E5EB4">
        <w:rPr>
          <w:rFonts w:ascii="Times New Roman" w:hAnsi="Times New Roman" w:cs="Times New Roman"/>
          <w:sz w:val="24"/>
          <w:szCs w:val="24"/>
        </w:rPr>
        <w:t>Issledovanie</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vliyaniya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investicij</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na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osnovnye</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komponenty</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razvitiya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ekonomiki</w:t>
      </w:r>
      <w:proofErr w:type="spellEnd"/>
      <w:r w:rsidRPr="002E5EB4">
        <w:rPr>
          <w:rFonts w:ascii="Times New Roman" w:hAnsi="Times New Roman" w:cs="Times New Roman"/>
          <w:sz w:val="24"/>
          <w:szCs w:val="24"/>
        </w:rPr>
        <w:t xml:space="preserve"> [Study of influence of investments for main components of economy development], </w:t>
      </w:r>
      <w:proofErr w:type="spellStart"/>
      <w:r w:rsidRPr="002E5EB4">
        <w:rPr>
          <w:rFonts w:ascii="Times New Roman" w:hAnsi="Times New Roman" w:cs="Times New Roman"/>
          <w:sz w:val="24"/>
          <w:szCs w:val="24"/>
        </w:rPr>
        <w:t>Finansovaya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analitika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problemy</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resheniya</w:t>
      </w:r>
      <w:proofErr w:type="spellEnd"/>
      <w:r w:rsidRPr="002E5EB4">
        <w:rPr>
          <w:rFonts w:ascii="Times New Roman" w:hAnsi="Times New Roman" w:cs="Times New Roman"/>
          <w:sz w:val="24"/>
          <w:szCs w:val="24"/>
        </w:rPr>
        <w:t xml:space="preserve"> [Financial Analytics: Issues and Solutions], 14, 47-50. (2009).[in Russian]</w:t>
      </w:r>
    </w:p>
    <w:p w14:paraId="7EF8E52D" w14:textId="77777777" w:rsidR="00B44800" w:rsidRPr="00D17192" w:rsidRDefault="00B44800" w:rsidP="00D17192">
      <w:pPr>
        <w:spacing w:line="360" w:lineRule="auto"/>
        <w:jc w:val="both"/>
        <w:rPr>
          <w:rFonts w:ascii="Times New Roman" w:hAnsi="Times New Roman" w:cs="Times New Roman"/>
          <w:sz w:val="24"/>
          <w:szCs w:val="24"/>
        </w:rPr>
      </w:pPr>
    </w:p>
    <w:p w14:paraId="2D7CE7C2" w14:textId="77777777" w:rsidR="00B44800" w:rsidRPr="002E5EB4" w:rsidRDefault="00B44800" w:rsidP="00D17192">
      <w:pPr>
        <w:spacing w:line="360" w:lineRule="auto"/>
        <w:jc w:val="both"/>
        <w:rPr>
          <w:rFonts w:ascii="Times New Roman" w:hAnsi="Times New Roman" w:cs="Times New Roman"/>
          <w:sz w:val="24"/>
          <w:szCs w:val="24"/>
        </w:rPr>
      </w:pPr>
      <w:r w:rsidRPr="002E5EB4">
        <w:rPr>
          <w:rFonts w:ascii="Times New Roman" w:hAnsi="Times New Roman" w:cs="Times New Roman"/>
          <w:sz w:val="24"/>
          <w:szCs w:val="24"/>
        </w:rPr>
        <w:t xml:space="preserve">2.Rashidov O.I., Rashidova I.A. Analiz </w:t>
      </w:r>
      <w:proofErr w:type="spellStart"/>
      <w:r w:rsidRPr="002E5EB4">
        <w:rPr>
          <w:rFonts w:ascii="Times New Roman" w:hAnsi="Times New Roman" w:cs="Times New Roman"/>
          <w:sz w:val="24"/>
          <w:szCs w:val="24"/>
        </w:rPr>
        <w:t>vzaimosvyazi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investicij</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w:t>
      </w:r>
      <w:proofErr w:type="spellEnd"/>
      <w:r w:rsidRPr="002E5EB4">
        <w:rPr>
          <w:rFonts w:ascii="Times New Roman" w:hAnsi="Times New Roman" w:cs="Times New Roman"/>
          <w:sz w:val="24"/>
          <w:szCs w:val="24"/>
        </w:rPr>
        <w:t xml:space="preserve"> VRP po </w:t>
      </w:r>
      <w:proofErr w:type="spellStart"/>
      <w:r w:rsidRPr="002E5EB4">
        <w:rPr>
          <w:rFonts w:ascii="Times New Roman" w:hAnsi="Times New Roman" w:cs="Times New Roman"/>
          <w:sz w:val="24"/>
          <w:szCs w:val="24"/>
        </w:rPr>
        <w:t>oblastyam</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Central'nogo</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CHernozem'ya</w:t>
      </w:r>
      <w:proofErr w:type="spellEnd"/>
      <w:r w:rsidRPr="002E5EB4">
        <w:rPr>
          <w:rFonts w:ascii="Times New Roman" w:hAnsi="Times New Roman" w:cs="Times New Roman"/>
          <w:sz w:val="24"/>
          <w:szCs w:val="24"/>
        </w:rPr>
        <w:t xml:space="preserve"> [Analysis of the relationship between investments and GRP in the regions of the Central Black Earth Region], </w:t>
      </w:r>
      <w:proofErr w:type="spellStart"/>
      <w:r w:rsidRPr="002E5EB4">
        <w:rPr>
          <w:rFonts w:ascii="Times New Roman" w:hAnsi="Times New Roman" w:cs="Times New Roman"/>
          <w:sz w:val="24"/>
          <w:szCs w:val="24"/>
        </w:rPr>
        <w:t>Ekonomicheskie</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nauki</w:t>
      </w:r>
      <w:proofErr w:type="spellEnd"/>
      <w:r w:rsidRPr="002E5EB4">
        <w:rPr>
          <w:rFonts w:ascii="Times New Roman" w:hAnsi="Times New Roman" w:cs="Times New Roman"/>
          <w:sz w:val="24"/>
          <w:szCs w:val="24"/>
        </w:rPr>
        <w:t xml:space="preserve"> [Economic Sciences), 1 (62), 169-174. (2010). [ in Russian]</w:t>
      </w:r>
    </w:p>
    <w:p w14:paraId="2BD3D36C" w14:textId="77777777" w:rsidR="00B44800" w:rsidRPr="00D17192" w:rsidRDefault="00B44800" w:rsidP="00D17192">
      <w:pPr>
        <w:spacing w:line="360" w:lineRule="auto"/>
        <w:jc w:val="both"/>
        <w:rPr>
          <w:rFonts w:ascii="Times New Roman" w:hAnsi="Times New Roman" w:cs="Times New Roman"/>
          <w:sz w:val="24"/>
          <w:szCs w:val="24"/>
        </w:rPr>
      </w:pPr>
    </w:p>
    <w:p w14:paraId="786296D2" w14:textId="77777777" w:rsidR="00B44800" w:rsidRPr="00D17192" w:rsidRDefault="00B44800" w:rsidP="00D17192">
      <w:pPr>
        <w:spacing w:line="360" w:lineRule="auto"/>
        <w:jc w:val="both"/>
        <w:rPr>
          <w:rFonts w:ascii="Times New Roman" w:hAnsi="Times New Roman" w:cs="Times New Roman"/>
          <w:sz w:val="24"/>
          <w:szCs w:val="24"/>
          <w:lang w:val="ru-RU"/>
        </w:rPr>
      </w:pPr>
      <w:r w:rsidRPr="002E5EB4">
        <w:rPr>
          <w:rFonts w:ascii="Times New Roman" w:hAnsi="Times New Roman" w:cs="Times New Roman"/>
          <w:sz w:val="24"/>
          <w:szCs w:val="24"/>
        </w:rPr>
        <w:t>3.YAparova -</w:t>
      </w:r>
      <w:proofErr w:type="spellStart"/>
      <w:r w:rsidRPr="002E5EB4">
        <w:rPr>
          <w:rFonts w:ascii="Times New Roman" w:hAnsi="Times New Roman" w:cs="Times New Roman"/>
          <w:sz w:val="24"/>
          <w:szCs w:val="24"/>
        </w:rPr>
        <w:t>Abdulhalikova</w:t>
      </w:r>
      <w:proofErr w:type="spellEnd"/>
      <w:r w:rsidRPr="002E5EB4">
        <w:rPr>
          <w:rFonts w:ascii="Times New Roman" w:hAnsi="Times New Roman" w:cs="Times New Roman"/>
          <w:sz w:val="24"/>
          <w:szCs w:val="24"/>
        </w:rPr>
        <w:t xml:space="preserve"> G. </w:t>
      </w:r>
      <w:proofErr w:type="spellStart"/>
      <w:r w:rsidRPr="002E5EB4">
        <w:rPr>
          <w:rFonts w:ascii="Times New Roman" w:hAnsi="Times New Roman" w:cs="Times New Roman"/>
          <w:sz w:val="24"/>
          <w:szCs w:val="24"/>
        </w:rPr>
        <w:t>Investicii</w:t>
      </w:r>
      <w:proofErr w:type="spellEnd"/>
      <w:r w:rsidRPr="002E5EB4">
        <w:rPr>
          <w:rFonts w:ascii="Times New Roman" w:hAnsi="Times New Roman" w:cs="Times New Roman"/>
          <w:sz w:val="24"/>
          <w:szCs w:val="24"/>
        </w:rPr>
        <w:t xml:space="preserve"> v </w:t>
      </w:r>
      <w:proofErr w:type="spellStart"/>
      <w:r w:rsidRPr="002E5EB4">
        <w:rPr>
          <w:rFonts w:ascii="Times New Roman" w:hAnsi="Times New Roman" w:cs="Times New Roman"/>
          <w:sz w:val="24"/>
          <w:szCs w:val="24"/>
        </w:rPr>
        <w:t>osnovnoj</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kapital</w:t>
      </w:r>
      <w:proofErr w:type="spellEnd"/>
      <w:r w:rsidRPr="002E5EB4">
        <w:rPr>
          <w:rFonts w:ascii="Times New Roman" w:hAnsi="Times New Roman" w:cs="Times New Roman"/>
          <w:sz w:val="24"/>
          <w:szCs w:val="24"/>
        </w:rPr>
        <w:t xml:space="preserve"> v </w:t>
      </w:r>
      <w:proofErr w:type="spellStart"/>
      <w:r w:rsidRPr="002E5EB4">
        <w:rPr>
          <w:rFonts w:ascii="Times New Roman" w:hAnsi="Times New Roman" w:cs="Times New Roman"/>
          <w:sz w:val="24"/>
          <w:szCs w:val="24"/>
        </w:rPr>
        <w:t>analize</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social'no</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ekonomicheskogo</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razvitiya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regiona</w:t>
      </w:r>
      <w:proofErr w:type="spellEnd"/>
      <w:r w:rsidRPr="002E5EB4">
        <w:rPr>
          <w:rFonts w:ascii="Times New Roman" w:hAnsi="Times New Roman" w:cs="Times New Roman"/>
          <w:sz w:val="24"/>
          <w:szCs w:val="24"/>
        </w:rPr>
        <w:t xml:space="preserve"> [Investments in Fixed Assets in the Analysis of Socio-Economic Development of the Region], </w:t>
      </w:r>
      <w:proofErr w:type="spellStart"/>
      <w:r w:rsidRPr="002E5EB4">
        <w:rPr>
          <w:rFonts w:ascii="Times New Roman" w:hAnsi="Times New Roman" w:cs="Times New Roman"/>
          <w:sz w:val="24"/>
          <w:szCs w:val="24"/>
        </w:rPr>
        <w:t>Ekonomika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upravlenie</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nauchno</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prakticheskij</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zhurnal</w:t>
      </w:r>
      <w:proofErr w:type="spellEnd"/>
      <w:r w:rsidRPr="002E5EB4">
        <w:rPr>
          <w:rFonts w:ascii="Times New Roman" w:hAnsi="Times New Roman" w:cs="Times New Roman"/>
          <w:sz w:val="24"/>
          <w:szCs w:val="24"/>
        </w:rPr>
        <w:t xml:space="preserve"> [Economics and Management: Scientific and Practical Journal], 4(166), 53-58. </w:t>
      </w:r>
      <w:r w:rsidRPr="00D17192">
        <w:rPr>
          <w:rFonts w:ascii="Times New Roman" w:hAnsi="Times New Roman" w:cs="Times New Roman"/>
          <w:sz w:val="24"/>
          <w:szCs w:val="24"/>
          <w:lang w:val="ru-RU"/>
        </w:rPr>
        <w:t>(2022). [</w:t>
      </w:r>
      <w:proofErr w:type="spellStart"/>
      <w:r w:rsidRPr="00D17192">
        <w:rPr>
          <w:rFonts w:ascii="Times New Roman" w:hAnsi="Times New Roman" w:cs="Times New Roman"/>
          <w:sz w:val="24"/>
          <w:szCs w:val="24"/>
          <w:lang w:val="ru-RU"/>
        </w:rPr>
        <w:t>in</w:t>
      </w:r>
      <w:proofErr w:type="spellEnd"/>
      <w:r w:rsidRPr="00D17192">
        <w:rPr>
          <w:rFonts w:ascii="Times New Roman" w:hAnsi="Times New Roman" w:cs="Times New Roman"/>
          <w:sz w:val="24"/>
          <w:szCs w:val="24"/>
          <w:lang w:val="ru-RU"/>
        </w:rPr>
        <w:t xml:space="preserve"> Russian]</w:t>
      </w:r>
    </w:p>
    <w:p w14:paraId="7940E627" w14:textId="77777777" w:rsidR="00B44800" w:rsidRPr="00D17192" w:rsidRDefault="00B44800" w:rsidP="00D17192">
      <w:pPr>
        <w:spacing w:line="360" w:lineRule="auto"/>
        <w:jc w:val="both"/>
        <w:rPr>
          <w:rFonts w:ascii="Times New Roman" w:hAnsi="Times New Roman" w:cs="Times New Roman"/>
          <w:sz w:val="24"/>
          <w:szCs w:val="24"/>
        </w:rPr>
      </w:pPr>
    </w:p>
    <w:p w14:paraId="49CA6DB7" w14:textId="77777777" w:rsidR="00B44800" w:rsidRPr="00D17192" w:rsidRDefault="00B44800" w:rsidP="00D17192">
      <w:pPr>
        <w:spacing w:line="360" w:lineRule="auto"/>
        <w:jc w:val="both"/>
        <w:rPr>
          <w:rFonts w:ascii="Times New Roman" w:hAnsi="Times New Roman" w:cs="Times New Roman"/>
          <w:sz w:val="24"/>
          <w:szCs w:val="24"/>
          <w:lang w:val="ru-RU"/>
        </w:rPr>
      </w:pPr>
      <w:r w:rsidRPr="002E5EB4">
        <w:rPr>
          <w:rFonts w:ascii="Times New Roman" w:hAnsi="Times New Roman" w:cs="Times New Roman"/>
          <w:sz w:val="24"/>
          <w:szCs w:val="24"/>
        </w:rPr>
        <w:t xml:space="preserve">4. </w:t>
      </w:r>
      <w:proofErr w:type="spellStart"/>
      <w:r w:rsidRPr="002E5EB4">
        <w:rPr>
          <w:rFonts w:ascii="Times New Roman" w:hAnsi="Times New Roman" w:cs="Times New Roman"/>
          <w:sz w:val="24"/>
          <w:szCs w:val="24"/>
        </w:rPr>
        <w:t>Tishchuk</w:t>
      </w:r>
      <w:proofErr w:type="spellEnd"/>
      <w:r w:rsidRPr="002E5EB4">
        <w:rPr>
          <w:rFonts w:ascii="Times New Roman" w:hAnsi="Times New Roman" w:cs="Times New Roman"/>
          <w:sz w:val="24"/>
          <w:szCs w:val="24"/>
        </w:rPr>
        <w:t xml:space="preserve"> M. O., </w:t>
      </w:r>
      <w:proofErr w:type="spellStart"/>
      <w:r w:rsidRPr="002E5EB4">
        <w:rPr>
          <w:rFonts w:ascii="Times New Roman" w:hAnsi="Times New Roman" w:cs="Times New Roman"/>
          <w:sz w:val="24"/>
          <w:szCs w:val="24"/>
        </w:rPr>
        <w:t>Naz'mova</w:t>
      </w:r>
      <w:proofErr w:type="spellEnd"/>
      <w:r w:rsidRPr="002E5EB4">
        <w:rPr>
          <w:rFonts w:ascii="Times New Roman" w:hAnsi="Times New Roman" w:cs="Times New Roman"/>
          <w:sz w:val="24"/>
          <w:szCs w:val="24"/>
        </w:rPr>
        <w:t xml:space="preserve"> A. A. </w:t>
      </w:r>
      <w:proofErr w:type="spellStart"/>
      <w:r w:rsidRPr="002E5EB4">
        <w:rPr>
          <w:rFonts w:ascii="Times New Roman" w:hAnsi="Times New Roman" w:cs="Times New Roman"/>
          <w:sz w:val="24"/>
          <w:szCs w:val="24"/>
        </w:rPr>
        <w:t>Mnogofaktornyj</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analiz</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prognozirovanie</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investicij</w:t>
      </w:r>
      <w:proofErr w:type="spellEnd"/>
      <w:r w:rsidRPr="002E5EB4">
        <w:rPr>
          <w:rFonts w:ascii="Times New Roman" w:hAnsi="Times New Roman" w:cs="Times New Roman"/>
          <w:sz w:val="24"/>
          <w:szCs w:val="24"/>
        </w:rPr>
        <w:t xml:space="preserve"> v </w:t>
      </w:r>
      <w:proofErr w:type="spellStart"/>
      <w:r w:rsidRPr="002E5EB4">
        <w:rPr>
          <w:rFonts w:ascii="Times New Roman" w:hAnsi="Times New Roman" w:cs="Times New Roman"/>
          <w:sz w:val="24"/>
          <w:szCs w:val="24"/>
        </w:rPr>
        <w:t>osnovnoj</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kapital</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organizacij</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Kaliningradskoj</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oblasti</w:t>
      </w:r>
      <w:proofErr w:type="spellEnd"/>
      <w:r w:rsidRPr="002E5EB4">
        <w:rPr>
          <w:rFonts w:ascii="Times New Roman" w:hAnsi="Times New Roman" w:cs="Times New Roman"/>
          <w:sz w:val="24"/>
          <w:szCs w:val="24"/>
        </w:rPr>
        <w:t xml:space="preserve"> [Multifactor analysis and forecasting of investments in the fixed capital of organizations of the Kaliningrad region], </w:t>
      </w:r>
      <w:proofErr w:type="spellStart"/>
      <w:r w:rsidRPr="002E5EB4">
        <w:rPr>
          <w:rFonts w:ascii="Times New Roman" w:hAnsi="Times New Roman" w:cs="Times New Roman"/>
          <w:sz w:val="24"/>
          <w:szCs w:val="24"/>
        </w:rPr>
        <w:t>Biznes</w:t>
      </w:r>
      <w:proofErr w:type="spellEnd"/>
      <w:r w:rsidRPr="002E5EB4">
        <w:rPr>
          <w:rFonts w:ascii="Times New Roman" w:hAnsi="Times New Roman" w:cs="Times New Roman"/>
          <w:sz w:val="24"/>
          <w:szCs w:val="24"/>
        </w:rPr>
        <w:t xml:space="preserve">. </w:t>
      </w:r>
      <w:proofErr w:type="spellStart"/>
      <w:r w:rsidRPr="00D17192">
        <w:rPr>
          <w:rFonts w:ascii="Times New Roman" w:hAnsi="Times New Roman" w:cs="Times New Roman"/>
          <w:sz w:val="24"/>
          <w:szCs w:val="24"/>
          <w:lang w:val="ru-RU"/>
        </w:rPr>
        <w:t>Obrazovanie</w:t>
      </w:r>
      <w:proofErr w:type="spellEnd"/>
      <w:r w:rsidRPr="00D17192">
        <w:rPr>
          <w:rFonts w:ascii="Times New Roman" w:hAnsi="Times New Roman" w:cs="Times New Roman"/>
          <w:sz w:val="24"/>
          <w:szCs w:val="24"/>
          <w:lang w:val="ru-RU"/>
        </w:rPr>
        <w:t xml:space="preserve">. </w:t>
      </w:r>
      <w:proofErr w:type="spellStart"/>
      <w:r w:rsidRPr="00D17192">
        <w:rPr>
          <w:rFonts w:ascii="Times New Roman" w:hAnsi="Times New Roman" w:cs="Times New Roman"/>
          <w:sz w:val="24"/>
          <w:szCs w:val="24"/>
          <w:lang w:val="ru-RU"/>
        </w:rPr>
        <w:t>Pravo</w:t>
      </w:r>
      <w:proofErr w:type="spellEnd"/>
      <w:r w:rsidRPr="00D17192">
        <w:rPr>
          <w:rFonts w:ascii="Times New Roman" w:hAnsi="Times New Roman" w:cs="Times New Roman"/>
          <w:sz w:val="24"/>
          <w:szCs w:val="24"/>
          <w:lang w:val="ru-RU"/>
        </w:rPr>
        <w:t xml:space="preserve"> [Business. Education. </w:t>
      </w:r>
      <w:proofErr w:type="spellStart"/>
      <w:r w:rsidRPr="00D17192">
        <w:rPr>
          <w:rFonts w:ascii="Times New Roman" w:hAnsi="Times New Roman" w:cs="Times New Roman"/>
          <w:sz w:val="24"/>
          <w:szCs w:val="24"/>
          <w:lang w:val="ru-RU"/>
        </w:rPr>
        <w:t>Law</w:t>
      </w:r>
      <w:proofErr w:type="spellEnd"/>
      <w:r w:rsidRPr="00D17192">
        <w:rPr>
          <w:rFonts w:ascii="Times New Roman" w:hAnsi="Times New Roman" w:cs="Times New Roman"/>
          <w:sz w:val="24"/>
          <w:szCs w:val="24"/>
          <w:lang w:val="ru-RU"/>
        </w:rPr>
        <w:t xml:space="preserve">],1(62), </w:t>
      </w:r>
      <w:proofErr w:type="gramStart"/>
      <w:r w:rsidRPr="00D17192">
        <w:rPr>
          <w:rFonts w:ascii="Times New Roman" w:hAnsi="Times New Roman" w:cs="Times New Roman"/>
          <w:sz w:val="24"/>
          <w:szCs w:val="24"/>
          <w:lang w:val="ru-RU"/>
        </w:rPr>
        <w:t>68-72</w:t>
      </w:r>
      <w:proofErr w:type="gramEnd"/>
      <w:r w:rsidRPr="00D17192">
        <w:rPr>
          <w:rFonts w:ascii="Times New Roman" w:hAnsi="Times New Roman" w:cs="Times New Roman"/>
          <w:sz w:val="24"/>
          <w:szCs w:val="24"/>
          <w:lang w:val="ru-RU"/>
        </w:rPr>
        <w:t xml:space="preserve">. (2023) </w:t>
      </w:r>
      <w:proofErr w:type="gramStart"/>
      <w:r w:rsidRPr="00D17192">
        <w:rPr>
          <w:rFonts w:ascii="Times New Roman" w:hAnsi="Times New Roman" w:cs="Times New Roman"/>
          <w:sz w:val="24"/>
          <w:szCs w:val="24"/>
          <w:lang w:val="ru-RU"/>
        </w:rPr>
        <w:t xml:space="preserve">[ </w:t>
      </w:r>
      <w:proofErr w:type="spellStart"/>
      <w:r w:rsidRPr="00D17192">
        <w:rPr>
          <w:rFonts w:ascii="Times New Roman" w:hAnsi="Times New Roman" w:cs="Times New Roman"/>
          <w:sz w:val="24"/>
          <w:szCs w:val="24"/>
          <w:lang w:val="ru-RU"/>
        </w:rPr>
        <w:t>in</w:t>
      </w:r>
      <w:proofErr w:type="spellEnd"/>
      <w:proofErr w:type="gramEnd"/>
      <w:r w:rsidRPr="00D17192">
        <w:rPr>
          <w:rFonts w:ascii="Times New Roman" w:hAnsi="Times New Roman" w:cs="Times New Roman"/>
          <w:sz w:val="24"/>
          <w:szCs w:val="24"/>
          <w:lang w:val="ru-RU"/>
        </w:rPr>
        <w:t xml:space="preserve"> Russian]</w:t>
      </w:r>
    </w:p>
    <w:p w14:paraId="75DFCF95" w14:textId="77777777" w:rsidR="00B44800" w:rsidRPr="00D17192" w:rsidRDefault="00B44800" w:rsidP="00D17192">
      <w:pPr>
        <w:spacing w:line="360" w:lineRule="auto"/>
        <w:jc w:val="both"/>
        <w:rPr>
          <w:rFonts w:ascii="Times New Roman" w:hAnsi="Times New Roman" w:cs="Times New Roman"/>
          <w:sz w:val="24"/>
          <w:szCs w:val="24"/>
        </w:rPr>
      </w:pPr>
    </w:p>
    <w:p w14:paraId="262B799F" w14:textId="77777777" w:rsidR="00B44800" w:rsidRPr="00C17718" w:rsidRDefault="00B44800" w:rsidP="00D17192">
      <w:pPr>
        <w:spacing w:line="360" w:lineRule="auto"/>
        <w:jc w:val="both"/>
        <w:rPr>
          <w:rFonts w:ascii="Times New Roman" w:hAnsi="Times New Roman" w:cs="Times New Roman"/>
          <w:sz w:val="24"/>
          <w:szCs w:val="24"/>
        </w:rPr>
      </w:pPr>
      <w:r w:rsidRPr="002E5EB4">
        <w:rPr>
          <w:rFonts w:ascii="Times New Roman" w:hAnsi="Times New Roman" w:cs="Times New Roman"/>
          <w:sz w:val="24"/>
          <w:szCs w:val="24"/>
        </w:rPr>
        <w:t xml:space="preserve">5.Rozanova L.I., </w:t>
      </w:r>
      <w:proofErr w:type="spellStart"/>
      <w:r w:rsidRPr="002E5EB4">
        <w:rPr>
          <w:rFonts w:ascii="Times New Roman" w:hAnsi="Times New Roman" w:cs="Times New Roman"/>
          <w:sz w:val="24"/>
          <w:szCs w:val="24"/>
        </w:rPr>
        <w:t>Moroshkina</w:t>
      </w:r>
      <w:proofErr w:type="spellEnd"/>
      <w:r w:rsidRPr="002E5EB4">
        <w:rPr>
          <w:rFonts w:ascii="Times New Roman" w:hAnsi="Times New Roman" w:cs="Times New Roman"/>
          <w:sz w:val="24"/>
          <w:szCs w:val="24"/>
        </w:rPr>
        <w:t xml:space="preserve"> M.V. </w:t>
      </w:r>
      <w:proofErr w:type="spellStart"/>
      <w:r w:rsidRPr="002E5EB4">
        <w:rPr>
          <w:rFonts w:ascii="Times New Roman" w:hAnsi="Times New Roman" w:cs="Times New Roman"/>
          <w:sz w:val="24"/>
          <w:szCs w:val="24"/>
        </w:rPr>
        <w:t>Differenciaciya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regional'nogo</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razvitiya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uroven</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investicij</w:t>
      </w:r>
      <w:proofErr w:type="spellEnd"/>
      <w:r w:rsidRPr="002E5EB4">
        <w:rPr>
          <w:rFonts w:ascii="Times New Roman" w:hAnsi="Times New Roman" w:cs="Times New Roman"/>
          <w:sz w:val="24"/>
          <w:szCs w:val="24"/>
        </w:rPr>
        <w:t xml:space="preserve"> [Differentiation of regional development and level of investments], </w:t>
      </w:r>
      <w:proofErr w:type="spellStart"/>
      <w:r w:rsidRPr="002E5EB4">
        <w:rPr>
          <w:rFonts w:ascii="Times New Roman" w:hAnsi="Times New Roman" w:cs="Times New Roman"/>
          <w:sz w:val="24"/>
          <w:szCs w:val="24"/>
        </w:rPr>
        <w:t>Regional'naya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ekonomika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teoriya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praktika</w:t>
      </w:r>
      <w:proofErr w:type="spellEnd"/>
      <w:r w:rsidRPr="002E5EB4">
        <w:rPr>
          <w:rFonts w:ascii="Times New Roman" w:hAnsi="Times New Roman" w:cs="Times New Roman"/>
          <w:sz w:val="24"/>
          <w:szCs w:val="24"/>
        </w:rPr>
        <w:t xml:space="preserve"> [Regional Economics: Theory and Practice], 24(303),20-27. (2013) [ in Russian]</w:t>
      </w:r>
    </w:p>
    <w:p w14:paraId="6CE59137" w14:textId="77777777" w:rsidR="00B44800" w:rsidRPr="00D17192" w:rsidRDefault="00B44800" w:rsidP="00D17192">
      <w:pPr>
        <w:spacing w:line="360" w:lineRule="auto"/>
        <w:jc w:val="both"/>
        <w:rPr>
          <w:rFonts w:ascii="Times New Roman" w:hAnsi="Times New Roman" w:cs="Times New Roman"/>
          <w:sz w:val="24"/>
          <w:szCs w:val="24"/>
        </w:rPr>
      </w:pPr>
    </w:p>
    <w:p w14:paraId="3E00DD9F" w14:textId="77777777" w:rsidR="00B44800" w:rsidRPr="00D17192" w:rsidRDefault="00B44800" w:rsidP="00D17192">
      <w:pPr>
        <w:spacing w:line="360" w:lineRule="auto"/>
        <w:jc w:val="both"/>
        <w:rPr>
          <w:rFonts w:ascii="Times New Roman" w:hAnsi="Times New Roman" w:cs="Times New Roman"/>
          <w:sz w:val="24"/>
          <w:szCs w:val="24"/>
          <w:lang w:val="ru-RU"/>
        </w:rPr>
      </w:pPr>
      <w:r w:rsidRPr="002E5EB4">
        <w:rPr>
          <w:rFonts w:ascii="Times New Roman" w:hAnsi="Times New Roman" w:cs="Times New Roman"/>
          <w:sz w:val="24"/>
          <w:szCs w:val="24"/>
        </w:rPr>
        <w:lastRenderedPageBreak/>
        <w:t xml:space="preserve">6.Korsakova E.A. </w:t>
      </w:r>
      <w:proofErr w:type="spellStart"/>
      <w:r w:rsidRPr="002E5EB4">
        <w:rPr>
          <w:rFonts w:ascii="Times New Roman" w:hAnsi="Times New Roman" w:cs="Times New Roman"/>
          <w:sz w:val="24"/>
          <w:szCs w:val="24"/>
        </w:rPr>
        <w:t>Sushchnost</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pokazateli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ustojchivogo</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ekonomicheskogo</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rosta</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regional'nyj</w:t>
      </w:r>
      <w:proofErr w:type="spellEnd"/>
      <w:r w:rsidRPr="002E5EB4">
        <w:rPr>
          <w:rFonts w:ascii="Times New Roman" w:hAnsi="Times New Roman" w:cs="Times New Roman"/>
          <w:sz w:val="24"/>
          <w:szCs w:val="24"/>
        </w:rPr>
        <w:t xml:space="preserve"> aspect [Essence and indicators of sustainable economic growth: regional aspect], </w:t>
      </w:r>
      <w:proofErr w:type="spellStart"/>
      <w:r w:rsidRPr="002E5EB4">
        <w:rPr>
          <w:rFonts w:ascii="Times New Roman" w:hAnsi="Times New Roman" w:cs="Times New Roman"/>
          <w:sz w:val="24"/>
          <w:szCs w:val="24"/>
        </w:rPr>
        <w:t>Vestnik</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Altajskoj</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Akademii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ekonomiki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i</w:t>
      </w:r>
      <w:proofErr w:type="spellEnd"/>
      <w:r w:rsidRPr="002E5EB4">
        <w:rPr>
          <w:rFonts w:ascii="Times New Roman" w:hAnsi="Times New Roman" w:cs="Times New Roman"/>
          <w:sz w:val="24"/>
          <w:szCs w:val="24"/>
        </w:rPr>
        <w:t xml:space="preserve"> </w:t>
      </w:r>
      <w:proofErr w:type="spellStart"/>
      <w:r w:rsidRPr="002E5EB4">
        <w:rPr>
          <w:rFonts w:ascii="Times New Roman" w:hAnsi="Times New Roman" w:cs="Times New Roman"/>
          <w:sz w:val="24"/>
          <w:szCs w:val="24"/>
        </w:rPr>
        <w:t>prava</w:t>
      </w:r>
      <w:proofErr w:type="spellEnd"/>
      <w:r w:rsidRPr="002E5EB4">
        <w:rPr>
          <w:rFonts w:ascii="Times New Roman" w:hAnsi="Times New Roman" w:cs="Times New Roman"/>
          <w:sz w:val="24"/>
          <w:szCs w:val="24"/>
        </w:rPr>
        <w:t xml:space="preserve"> [Journal of Altai academy of economics and law], 11, 458-463. </w:t>
      </w:r>
      <w:r w:rsidRPr="00D17192">
        <w:rPr>
          <w:rFonts w:ascii="Times New Roman" w:hAnsi="Times New Roman" w:cs="Times New Roman"/>
          <w:sz w:val="24"/>
          <w:szCs w:val="24"/>
          <w:lang w:val="ru-RU"/>
        </w:rPr>
        <w:t>(2022)) [</w:t>
      </w:r>
      <w:proofErr w:type="spellStart"/>
      <w:r w:rsidRPr="00D17192">
        <w:rPr>
          <w:rFonts w:ascii="Times New Roman" w:hAnsi="Times New Roman" w:cs="Times New Roman"/>
          <w:sz w:val="24"/>
          <w:szCs w:val="24"/>
          <w:lang w:val="ru-RU"/>
        </w:rPr>
        <w:t>in</w:t>
      </w:r>
      <w:proofErr w:type="spellEnd"/>
      <w:r w:rsidRPr="00D17192">
        <w:rPr>
          <w:rFonts w:ascii="Times New Roman" w:hAnsi="Times New Roman" w:cs="Times New Roman"/>
          <w:sz w:val="24"/>
          <w:szCs w:val="24"/>
          <w:lang w:val="ru-RU"/>
        </w:rPr>
        <w:t xml:space="preserve"> Russian]</w:t>
      </w:r>
    </w:p>
    <w:p w14:paraId="4242F34E" w14:textId="77777777" w:rsidR="005C21A3" w:rsidRDefault="005C21A3" w:rsidP="005C21A3">
      <w:pPr>
        <w:spacing w:line="360" w:lineRule="auto"/>
        <w:jc w:val="both"/>
        <w:rPr>
          <w:rFonts w:ascii="Times New Roman" w:hAnsi="Times New Roman" w:cs="Times New Roman"/>
          <w:sz w:val="24"/>
          <w:szCs w:val="24"/>
        </w:rPr>
      </w:pPr>
    </w:p>
    <w:p w14:paraId="1D7CC94F" w14:textId="77777777" w:rsidR="005C21A3" w:rsidRDefault="005C21A3" w:rsidP="005C21A3">
      <w:pPr>
        <w:spacing w:line="360" w:lineRule="auto"/>
        <w:jc w:val="both"/>
        <w:rPr>
          <w:rFonts w:ascii="Times New Roman" w:hAnsi="Times New Roman" w:cs="Times New Roman"/>
          <w:sz w:val="24"/>
          <w:szCs w:val="24"/>
        </w:rPr>
      </w:pPr>
    </w:p>
    <w:p w14:paraId="5743AA99" w14:textId="77777777" w:rsidR="005C21A3" w:rsidRDefault="005C21A3" w:rsidP="005C21A3">
      <w:pPr>
        <w:spacing w:line="360" w:lineRule="auto"/>
        <w:jc w:val="both"/>
        <w:rPr>
          <w:rFonts w:ascii="Times New Roman" w:hAnsi="Times New Roman" w:cs="Times New Roman"/>
          <w:sz w:val="24"/>
          <w:szCs w:val="24"/>
        </w:rPr>
      </w:pPr>
    </w:p>
    <w:p w14:paraId="59F493AF" w14:textId="77777777" w:rsidR="005C21A3" w:rsidRDefault="005C21A3" w:rsidP="005C21A3">
      <w:pPr>
        <w:spacing w:line="360" w:lineRule="auto"/>
        <w:jc w:val="both"/>
        <w:rPr>
          <w:rFonts w:ascii="Times New Roman" w:hAnsi="Times New Roman" w:cs="Times New Roman"/>
          <w:sz w:val="24"/>
          <w:szCs w:val="24"/>
        </w:rPr>
      </w:pPr>
    </w:p>
    <w:p w14:paraId="16D29431" w14:textId="77777777" w:rsidR="005C21A3" w:rsidRPr="005C21A3" w:rsidRDefault="005C21A3" w:rsidP="005C21A3">
      <w:pPr>
        <w:spacing w:line="360" w:lineRule="auto"/>
        <w:jc w:val="both"/>
        <w:rPr>
          <w:rFonts w:ascii="Times New Roman" w:hAnsi="Times New Roman" w:cs="Times New Roman"/>
          <w:sz w:val="24"/>
          <w:szCs w:val="24"/>
        </w:rPr>
      </w:pPr>
    </w:p>
    <w:sectPr w:rsidR="005C21A3" w:rsidRPr="005C21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E3B91"/>
    <w:multiLevelType w:val="hybridMultilevel"/>
    <w:tmpl w:val="7A80F3A8"/>
    <w:lvl w:ilvl="0" w:tplc="315E724E">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6CB0723F"/>
    <w:multiLevelType w:val="hybridMultilevel"/>
    <w:tmpl w:val="749E2CEA"/>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 w15:restartNumberingAfterBreak="0">
    <w:nsid w:val="73387D82"/>
    <w:multiLevelType w:val="hybridMultilevel"/>
    <w:tmpl w:val="3ADA4E32"/>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78407CAD"/>
    <w:multiLevelType w:val="hybridMultilevel"/>
    <w:tmpl w:val="90CEA916"/>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16cid:durableId="875815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4908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80458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57390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00"/>
    <w:rsid w:val="00070971"/>
    <w:rsid w:val="000C593B"/>
    <w:rsid w:val="00103B37"/>
    <w:rsid w:val="0014412F"/>
    <w:rsid w:val="00174B3B"/>
    <w:rsid w:val="00193271"/>
    <w:rsid w:val="00197991"/>
    <w:rsid w:val="001A21D5"/>
    <w:rsid w:val="001B0C28"/>
    <w:rsid w:val="00214C00"/>
    <w:rsid w:val="002A3EFD"/>
    <w:rsid w:val="002B6C57"/>
    <w:rsid w:val="002C544E"/>
    <w:rsid w:val="002D22AD"/>
    <w:rsid w:val="002D5825"/>
    <w:rsid w:val="002E5EB4"/>
    <w:rsid w:val="0035578A"/>
    <w:rsid w:val="00363B21"/>
    <w:rsid w:val="003877D4"/>
    <w:rsid w:val="00390976"/>
    <w:rsid w:val="003F112B"/>
    <w:rsid w:val="00444E09"/>
    <w:rsid w:val="004801CA"/>
    <w:rsid w:val="004C0851"/>
    <w:rsid w:val="004F788A"/>
    <w:rsid w:val="00505F92"/>
    <w:rsid w:val="00580BAD"/>
    <w:rsid w:val="00595E86"/>
    <w:rsid w:val="005A4E9C"/>
    <w:rsid w:val="005A65AB"/>
    <w:rsid w:val="005C21A3"/>
    <w:rsid w:val="00623F46"/>
    <w:rsid w:val="0063219F"/>
    <w:rsid w:val="00640FAA"/>
    <w:rsid w:val="00671879"/>
    <w:rsid w:val="006A1F71"/>
    <w:rsid w:val="006A4044"/>
    <w:rsid w:val="006A6A14"/>
    <w:rsid w:val="006E2101"/>
    <w:rsid w:val="006F440D"/>
    <w:rsid w:val="0071799C"/>
    <w:rsid w:val="00735F84"/>
    <w:rsid w:val="00744C80"/>
    <w:rsid w:val="007628E4"/>
    <w:rsid w:val="007A3A56"/>
    <w:rsid w:val="007D3A04"/>
    <w:rsid w:val="007E6F18"/>
    <w:rsid w:val="007F6229"/>
    <w:rsid w:val="00822DF4"/>
    <w:rsid w:val="00834113"/>
    <w:rsid w:val="0084471B"/>
    <w:rsid w:val="00853341"/>
    <w:rsid w:val="00880804"/>
    <w:rsid w:val="008D3A6F"/>
    <w:rsid w:val="00910449"/>
    <w:rsid w:val="00914EB4"/>
    <w:rsid w:val="00920BB8"/>
    <w:rsid w:val="009456BB"/>
    <w:rsid w:val="009644C5"/>
    <w:rsid w:val="00972258"/>
    <w:rsid w:val="0098375C"/>
    <w:rsid w:val="009914D2"/>
    <w:rsid w:val="00992FBF"/>
    <w:rsid w:val="009936D3"/>
    <w:rsid w:val="009B52F5"/>
    <w:rsid w:val="009C21FD"/>
    <w:rsid w:val="009D36C4"/>
    <w:rsid w:val="009D604C"/>
    <w:rsid w:val="009E6C93"/>
    <w:rsid w:val="00A30475"/>
    <w:rsid w:val="00A40E14"/>
    <w:rsid w:val="00A70CAC"/>
    <w:rsid w:val="00A869AC"/>
    <w:rsid w:val="00A93BC8"/>
    <w:rsid w:val="00B20370"/>
    <w:rsid w:val="00B44800"/>
    <w:rsid w:val="00B54180"/>
    <w:rsid w:val="00B55529"/>
    <w:rsid w:val="00B67A7C"/>
    <w:rsid w:val="00B70243"/>
    <w:rsid w:val="00B862DD"/>
    <w:rsid w:val="00C17718"/>
    <w:rsid w:val="00C34F08"/>
    <w:rsid w:val="00C445E0"/>
    <w:rsid w:val="00C81F4B"/>
    <w:rsid w:val="00CD1DA4"/>
    <w:rsid w:val="00D067B0"/>
    <w:rsid w:val="00D16309"/>
    <w:rsid w:val="00D17192"/>
    <w:rsid w:val="00D244C9"/>
    <w:rsid w:val="00D268CF"/>
    <w:rsid w:val="00D529F1"/>
    <w:rsid w:val="00D52C32"/>
    <w:rsid w:val="00D945C8"/>
    <w:rsid w:val="00D95667"/>
    <w:rsid w:val="00DC46BD"/>
    <w:rsid w:val="00E11BE7"/>
    <w:rsid w:val="00E23E12"/>
    <w:rsid w:val="00E6208C"/>
    <w:rsid w:val="00E7755E"/>
    <w:rsid w:val="00E805BF"/>
    <w:rsid w:val="00E91346"/>
    <w:rsid w:val="00E9707D"/>
    <w:rsid w:val="00EB4BC0"/>
    <w:rsid w:val="00F07658"/>
    <w:rsid w:val="00F07F66"/>
    <w:rsid w:val="00F20DC8"/>
    <w:rsid w:val="00F54C93"/>
    <w:rsid w:val="0103FFC2"/>
    <w:rsid w:val="039BF2E7"/>
    <w:rsid w:val="056091CD"/>
    <w:rsid w:val="06245854"/>
    <w:rsid w:val="192F706D"/>
    <w:rsid w:val="1B7B1196"/>
    <w:rsid w:val="25201E81"/>
    <w:rsid w:val="2F38B41E"/>
    <w:rsid w:val="2FE13A87"/>
    <w:rsid w:val="30A1EE2B"/>
    <w:rsid w:val="35F9A0D2"/>
    <w:rsid w:val="3A9DE6D7"/>
    <w:rsid w:val="3C31BE8B"/>
    <w:rsid w:val="3EB1875F"/>
    <w:rsid w:val="4050B1C3"/>
    <w:rsid w:val="410832CA"/>
    <w:rsid w:val="413927B9"/>
    <w:rsid w:val="41AB77F1"/>
    <w:rsid w:val="41CF9D85"/>
    <w:rsid w:val="4206A815"/>
    <w:rsid w:val="42653B0E"/>
    <w:rsid w:val="42790CC0"/>
    <w:rsid w:val="42F6D470"/>
    <w:rsid w:val="44D35FDE"/>
    <w:rsid w:val="48355052"/>
    <w:rsid w:val="48AF1DD4"/>
    <w:rsid w:val="4A8D09F0"/>
    <w:rsid w:val="4F2914F3"/>
    <w:rsid w:val="584607E9"/>
    <w:rsid w:val="5ABB89FA"/>
    <w:rsid w:val="5C92005D"/>
    <w:rsid w:val="5CC7447A"/>
    <w:rsid w:val="5F3FF963"/>
    <w:rsid w:val="644131F4"/>
    <w:rsid w:val="68277D96"/>
    <w:rsid w:val="695A6F6C"/>
    <w:rsid w:val="697D1E09"/>
    <w:rsid w:val="6EC4CEAF"/>
    <w:rsid w:val="73675408"/>
    <w:rsid w:val="75D29D9C"/>
    <w:rsid w:val="772AD8F5"/>
    <w:rsid w:val="783D8F32"/>
    <w:rsid w:val="7AC3247A"/>
    <w:rsid w:val="7AC5E0A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A08C"/>
  <w15:chartTrackingRefBased/>
  <w15:docId w15:val="{F251AFF5-2038-4499-9F8C-8A06FA2BF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C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C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C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C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C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C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C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C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C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C00"/>
    <w:rPr>
      <w:rFonts w:eastAsiaTheme="majorEastAsia" w:cstheme="majorBidi"/>
      <w:color w:val="272727" w:themeColor="text1" w:themeTint="D8"/>
    </w:rPr>
  </w:style>
  <w:style w:type="paragraph" w:styleId="Title">
    <w:name w:val="Title"/>
    <w:basedOn w:val="Normal"/>
    <w:next w:val="Normal"/>
    <w:link w:val="TitleChar"/>
    <w:uiPriority w:val="10"/>
    <w:qFormat/>
    <w:rsid w:val="00214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C00"/>
    <w:pPr>
      <w:spacing w:before="160"/>
      <w:jc w:val="center"/>
    </w:pPr>
    <w:rPr>
      <w:i/>
      <w:iCs/>
      <w:color w:val="404040" w:themeColor="text1" w:themeTint="BF"/>
    </w:rPr>
  </w:style>
  <w:style w:type="character" w:customStyle="1" w:styleId="QuoteChar">
    <w:name w:val="Quote Char"/>
    <w:basedOn w:val="DefaultParagraphFont"/>
    <w:link w:val="Quote"/>
    <w:uiPriority w:val="29"/>
    <w:rsid w:val="00214C00"/>
    <w:rPr>
      <w:i/>
      <w:iCs/>
      <w:color w:val="404040" w:themeColor="text1" w:themeTint="BF"/>
    </w:rPr>
  </w:style>
  <w:style w:type="paragraph" w:styleId="ListParagraph">
    <w:name w:val="List Paragraph"/>
    <w:basedOn w:val="Normal"/>
    <w:uiPriority w:val="34"/>
    <w:qFormat/>
    <w:rsid w:val="00214C00"/>
    <w:pPr>
      <w:ind w:left="720"/>
      <w:contextualSpacing/>
    </w:pPr>
  </w:style>
  <w:style w:type="character" w:styleId="IntenseEmphasis">
    <w:name w:val="Intense Emphasis"/>
    <w:basedOn w:val="DefaultParagraphFont"/>
    <w:uiPriority w:val="21"/>
    <w:qFormat/>
    <w:rsid w:val="00214C00"/>
    <w:rPr>
      <w:i/>
      <w:iCs/>
      <w:color w:val="2F5496" w:themeColor="accent1" w:themeShade="BF"/>
    </w:rPr>
  </w:style>
  <w:style w:type="paragraph" w:styleId="IntenseQuote">
    <w:name w:val="Intense Quote"/>
    <w:basedOn w:val="Normal"/>
    <w:next w:val="Normal"/>
    <w:link w:val="IntenseQuoteChar"/>
    <w:uiPriority w:val="30"/>
    <w:qFormat/>
    <w:rsid w:val="00214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C00"/>
    <w:rPr>
      <w:i/>
      <w:iCs/>
      <w:color w:val="2F5496" w:themeColor="accent1" w:themeShade="BF"/>
    </w:rPr>
  </w:style>
  <w:style w:type="character" w:styleId="IntenseReference">
    <w:name w:val="Intense Reference"/>
    <w:basedOn w:val="DefaultParagraphFont"/>
    <w:uiPriority w:val="32"/>
    <w:qFormat/>
    <w:rsid w:val="00214C00"/>
    <w:rPr>
      <w:b/>
      <w:bCs/>
      <w:smallCaps/>
      <w:color w:val="2F5496" w:themeColor="accent1" w:themeShade="BF"/>
      <w:spacing w:val="5"/>
    </w:rPr>
  </w:style>
  <w:style w:type="paragraph" w:styleId="TOCHeading">
    <w:name w:val="TOC Heading"/>
    <w:basedOn w:val="Heading1"/>
    <w:next w:val="Normal"/>
    <w:uiPriority w:val="39"/>
    <w:unhideWhenUsed/>
    <w:qFormat/>
    <w:rsid w:val="005C21A3"/>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A21D5"/>
    <w:pPr>
      <w:spacing w:after="100"/>
    </w:pPr>
  </w:style>
  <w:style w:type="character" w:styleId="Hyperlink">
    <w:name w:val="Hyperlink"/>
    <w:basedOn w:val="DefaultParagraphFont"/>
    <w:uiPriority w:val="99"/>
    <w:unhideWhenUsed/>
    <w:rsid w:val="001A21D5"/>
    <w:rPr>
      <w:color w:val="0563C1" w:themeColor="hyperlink"/>
      <w:u w:val="single"/>
    </w:rPr>
  </w:style>
  <w:style w:type="character" w:styleId="UnresolvedMention">
    <w:name w:val="Unresolved Mention"/>
    <w:basedOn w:val="DefaultParagraphFont"/>
    <w:uiPriority w:val="99"/>
    <w:semiHidden/>
    <w:unhideWhenUsed/>
    <w:rsid w:val="00144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55942">
      <w:bodyDiv w:val="1"/>
      <w:marLeft w:val="0"/>
      <w:marRight w:val="0"/>
      <w:marTop w:val="0"/>
      <w:marBottom w:val="0"/>
      <w:divBdr>
        <w:top w:val="none" w:sz="0" w:space="0" w:color="auto"/>
        <w:left w:val="none" w:sz="0" w:space="0" w:color="auto"/>
        <w:bottom w:val="none" w:sz="0" w:space="0" w:color="auto"/>
        <w:right w:val="none" w:sz="0" w:space="0" w:color="auto"/>
      </w:divBdr>
    </w:div>
    <w:div w:id="484391851">
      <w:bodyDiv w:val="1"/>
      <w:marLeft w:val="0"/>
      <w:marRight w:val="0"/>
      <w:marTop w:val="0"/>
      <w:marBottom w:val="0"/>
      <w:divBdr>
        <w:top w:val="none" w:sz="0" w:space="0" w:color="auto"/>
        <w:left w:val="none" w:sz="0" w:space="0" w:color="auto"/>
        <w:bottom w:val="none" w:sz="0" w:space="0" w:color="auto"/>
        <w:right w:val="none" w:sz="0" w:space="0" w:color="auto"/>
      </w:divBdr>
    </w:div>
    <w:div w:id="1043678361">
      <w:bodyDiv w:val="1"/>
      <w:marLeft w:val="0"/>
      <w:marRight w:val="0"/>
      <w:marTop w:val="0"/>
      <w:marBottom w:val="0"/>
      <w:divBdr>
        <w:top w:val="none" w:sz="0" w:space="0" w:color="auto"/>
        <w:left w:val="none" w:sz="0" w:space="0" w:color="auto"/>
        <w:bottom w:val="none" w:sz="0" w:space="0" w:color="auto"/>
        <w:right w:val="none" w:sz="0" w:space="0" w:color="auto"/>
      </w:divBdr>
    </w:div>
    <w:div w:id="1114519500">
      <w:bodyDiv w:val="1"/>
      <w:marLeft w:val="0"/>
      <w:marRight w:val="0"/>
      <w:marTop w:val="0"/>
      <w:marBottom w:val="0"/>
      <w:divBdr>
        <w:top w:val="none" w:sz="0" w:space="0" w:color="auto"/>
        <w:left w:val="none" w:sz="0" w:space="0" w:color="auto"/>
        <w:bottom w:val="none" w:sz="0" w:space="0" w:color="auto"/>
        <w:right w:val="none" w:sz="0" w:space="0" w:color="auto"/>
      </w:divBdr>
    </w:div>
    <w:div w:id="1275595438">
      <w:bodyDiv w:val="1"/>
      <w:marLeft w:val="0"/>
      <w:marRight w:val="0"/>
      <w:marTop w:val="0"/>
      <w:marBottom w:val="0"/>
      <w:divBdr>
        <w:top w:val="none" w:sz="0" w:space="0" w:color="auto"/>
        <w:left w:val="none" w:sz="0" w:space="0" w:color="auto"/>
        <w:bottom w:val="none" w:sz="0" w:space="0" w:color="auto"/>
        <w:right w:val="none" w:sz="0" w:space="0" w:color="auto"/>
      </w:divBdr>
    </w:div>
    <w:div w:id="1510410246">
      <w:bodyDiv w:val="1"/>
      <w:marLeft w:val="0"/>
      <w:marRight w:val="0"/>
      <w:marTop w:val="0"/>
      <w:marBottom w:val="0"/>
      <w:divBdr>
        <w:top w:val="none" w:sz="0" w:space="0" w:color="auto"/>
        <w:left w:val="none" w:sz="0" w:space="0" w:color="auto"/>
        <w:bottom w:val="none" w:sz="0" w:space="0" w:color="auto"/>
        <w:right w:val="none" w:sz="0" w:space="0" w:color="auto"/>
      </w:divBdr>
    </w:div>
    <w:div w:id="1576476722">
      <w:bodyDiv w:val="1"/>
      <w:marLeft w:val="0"/>
      <w:marRight w:val="0"/>
      <w:marTop w:val="0"/>
      <w:marBottom w:val="0"/>
      <w:divBdr>
        <w:top w:val="none" w:sz="0" w:space="0" w:color="auto"/>
        <w:left w:val="none" w:sz="0" w:space="0" w:color="auto"/>
        <w:bottom w:val="none" w:sz="0" w:space="0" w:color="auto"/>
        <w:right w:val="none" w:sz="0" w:space="0" w:color="auto"/>
      </w:divBdr>
    </w:div>
    <w:div w:id="163023895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atathondemo-pwgxsyswrz8jz77kpfqjeq.streamlit.app/" TargetMode="External"/><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97c468c-4e08-4315-a958-9212e24ffc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C8BD17BE1D3A41458CAB56E6CFD98330" ma:contentTypeVersion="15" ma:contentTypeDescription="Создание документа." ma:contentTypeScope="" ma:versionID="c595e5425118a7d08cae72245fd8527f">
  <xsd:schema xmlns:xsd="http://www.w3.org/2001/XMLSchema" xmlns:xs="http://www.w3.org/2001/XMLSchema" xmlns:p="http://schemas.microsoft.com/office/2006/metadata/properties" xmlns:ns3="897c468c-4e08-4315-a958-9212e24ffc56" xmlns:ns4="fec699de-7b44-49a1-92c4-7553d68283f8" targetNamespace="http://schemas.microsoft.com/office/2006/metadata/properties" ma:root="true" ma:fieldsID="dee02907b75b15983258fe72f76ca7da" ns3:_="" ns4:_="">
    <xsd:import namespace="897c468c-4e08-4315-a958-9212e24ffc56"/>
    <xsd:import namespace="fec699de-7b44-49a1-92c4-7553d68283f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7c468c-4e08-4315-a958-9212e24ffc5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c699de-7b44-49a1-92c4-7553d68283f8" elementFormDefault="qualified">
    <xsd:import namespace="http://schemas.microsoft.com/office/2006/documentManagement/types"/>
    <xsd:import namespace="http://schemas.microsoft.com/office/infopath/2007/PartnerControls"/>
    <xsd:element name="SharedWithUsers" ma:index="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Совместно с подробностями" ma:internalName="SharedWithDetails" ma:readOnly="true">
      <xsd:simpleType>
        <xsd:restriction base="dms:Note">
          <xsd:maxLength value="255"/>
        </xsd:restriction>
      </xsd:simpleType>
    </xsd:element>
    <xsd:element name="SharingHintHash" ma:index="11"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9053EC-A5D0-4637-8028-C81159A7E9CE}">
  <ds:schemaRefs>
    <ds:schemaRef ds:uri="http://schemas.microsoft.com/sharepoint/v3/contenttype/forms"/>
  </ds:schemaRefs>
</ds:datastoreItem>
</file>

<file path=customXml/itemProps2.xml><?xml version="1.0" encoding="utf-8"?>
<ds:datastoreItem xmlns:ds="http://schemas.openxmlformats.org/officeDocument/2006/customXml" ds:itemID="{4F48292A-B191-4246-8089-DA195C2F9062}">
  <ds:schemaRefs>
    <ds:schemaRef ds:uri="http://schemas.microsoft.com/office/2006/metadata/properties"/>
    <ds:schemaRef ds:uri="http://schemas.microsoft.com/office/infopath/2007/PartnerControls"/>
    <ds:schemaRef ds:uri="897c468c-4e08-4315-a958-9212e24ffc56"/>
  </ds:schemaRefs>
</ds:datastoreItem>
</file>

<file path=customXml/itemProps3.xml><?xml version="1.0" encoding="utf-8"?>
<ds:datastoreItem xmlns:ds="http://schemas.openxmlformats.org/officeDocument/2006/customXml" ds:itemID="{A83F9C45-D0F3-4BA9-B353-864A28A48F66}">
  <ds:schemaRefs>
    <ds:schemaRef ds:uri="http://schemas.openxmlformats.org/officeDocument/2006/bibliography"/>
  </ds:schemaRefs>
</ds:datastoreItem>
</file>

<file path=customXml/itemProps4.xml><?xml version="1.0" encoding="utf-8"?>
<ds:datastoreItem xmlns:ds="http://schemas.openxmlformats.org/officeDocument/2006/customXml" ds:itemID="{7842D54F-916D-4DFD-995B-1C452A7970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7c468c-4e08-4315-a958-9212e24ffc56"/>
    <ds:schemaRef ds:uri="fec699de-7b44-49a1-92c4-7553d6828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3404</Words>
  <Characters>20565</Characters>
  <Application>Microsoft Office Word</Application>
  <DocSecurity>0</DocSecurity>
  <Lines>1028</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23601</CharactersWithSpaces>
  <SharedDoc>false</SharedDoc>
  <HLinks>
    <vt:vector size="42" baseType="variant">
      <vt:variant>
        <vt:i4>2293814</vt:i4>
      </vt:variant>
      <vt:variant>
        <vt:i4>39</vt:i4>
      </vt:variant>
      <vt:variant>
        <vt:i4>0</vt:i4>
      </vt:variant>
      <vt:variant>
        <vt:i4>5</vt:i4>
      </vt:variant>
      <vt:variant>
        <vt:lpwstr>https://datathondemo-pwgxsyswrz8jz77kpfqjeq.streamlit.app/</vt:lpwstr>
      </vt:variant>
      <vt:variant>
        <vt:lpwstr/>
      </vt:variant>
      <vt:variant>
        <vt:i4>1245245</vt:i4>
      </vt:variant>
      <vt:variant>
        <vt:i4>32</vt:i4>
      </vt:variant>
      <vt:variant>
        <vt:i4>0</vt:i4>
      </vt:variant>
      <vt:variant>
        <vt:i4>5</vt:i4>
      </vt:variant>
      <vt:variant>
        <vt:lpwstr/>
      </vt:variant>
      <vt:variant>
        <vt:lpwstr>_Toc193982768</vt:lpwstr>
      </vt:variant>
      <vt:variant>
        <vt:i4>1245245</vt:i4>
      </vt:variant>
      <vt:variant>
        <vt:i4>26</vt:i4>
      </vt:variant>
      <vt:variant>
        <vt:i4>0</vt:i4>
      </vt:variant>
      <vt:variant>
        <vt:i4>5</vt:i4>
      </vt:variant>
      <vt:variant>
        <vt:lpwstr/>
      </vt:variant>
      <vt:variant>
        <vt:lpwstr>_Toc193982767</vt:lpwstr>
      </vt:variant>
      <vt:variant>
        <vt:i4>1245245</vt:i4>
      </vt:variant>
      <vt:variant>
        <vt:i4>20</vt:i4>
      </vt:variant>
      <vt:variant>
        <vt:i4>0</vt:i4>
      </vt:variant>
      <vt:variant>
        <vt:i4>5</vt:i4>
      </vt:variant>
      <vt:variant>
        <vt:lpwstr/>
      </vt:variant>
      <vt:variant>
        <vt:lpwstr>_Toc193982766</vt:lpwstr>
      </vt:variant>
      <vt:variant>
        <vt:i4>1245245</vt:i4>
      </vt:variant>
      <vt:variant>
        <vt:i4>14</vt:i4>
      </vt:variant>
      <vt:variant>
        <vt:i4>0</vt:i4>
      </vt:variant>
      <vt:variant>
        <vt:i4>5</vt:i4>
      </vt:variant>
      <vt:variant>
        <vt:lpwstr/>
      </vt:variant>
      <vt:variant>
        <vt:lpwstr>_Toc193982765</vt:lpwstr>
      </vt:variant>
      <vt:variant>
        <vt:i4>1245245</vt:i4>
      </vt:variant>
      <vt:variant>
        <vt:i4>8</vt:i4>
      </vt:variant>
      <vt:variant>
        <vt:i4>0</vt:i4>
      </vt:variant>
      <vt:variant>
        <vt:i4>5</vt:i4>
      </vt:variant>
      <vt:variant>
        <vt:lpwstr/>
      </vt:variant>
      <vt:variant>
        <vt:lpwstr>_Toc193982764</vt:lpwstr>
      </vt:variant>
      <vt:variant>
        <vt:i4>1245245</vt:i4>
      </vt:variant>
      <vt:variant>
        <vt:i4>2</vt:i4>
      </vt:variant>
      <vt:variant>
        <vt:i4>0</vt:i4>
      </vt:variant>
      <vt:variant>
        <vt:i4>5</vt:i4>
      </vt:variant>
      <vt:variant>
        <vt:lpwstr/>
      </vt:variant>
      <vt:variant>
        <vt:lpwstr>_Toc193982763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Садубаева Аруана</dc:creator>
  <cp:keywords/>
  <dc:description/>
  <cp:lastModifiedBy>Aruana Sadubayeva</cp:lastModifiedBy>
  <cp:revision>2</cp:revision>
  <dcterms:created xsi:type="dcterms:W3CDTF">2025-03-30T18:54:00Z</dcterms:created>
  <dcterms:modified xsi:type="dcterms:W3CDTF">2026-03-01T18:19:00Z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0x010100C8BD17BE1D3A41458CAB56E6CFD98330</vt:lpwstr>
  </property>
</Properties>
</file>